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diagrams/data1.xml" ContentType="application/vnd.openxmlformats-officedocument.drawingml.diagramData+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comments.xml" ContentType="application/vnd.openxmlformats-officedocument.wordprocessingml.comments+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people.xml" ContentType="application/vnd.openxmlformats-officedocument.wordprocessingml.people+xml"/>
  <Override PartName="/word/commentsExtensible.xml" ContentType="application/vnd.openxmlformats-officedocument.wordprocessingml.commentsExtensible+xml"/>
  <Override PartName="/word/webSettings.xml" ContentType="application/vnd.openxmlformats-officedocument.wordprocessingml.webSettings+xml"/>
  <Override PartName="/word/commentsIds.xml" ContentType="application/vnd.openxmlformats-officedocument.wordprocessingml.commentsIds+xml"/>
  <Override PartName="/docProps/app.xml" ContentType="application/vnd.openxmlformats-officedocument.extended-properties+xml"/>
  <Override PartName="/word/commentsExtended.xml" ContentType="application/vnd.openxmlformats-officedocument.wordprocessingml.commentsExtended+xml"/>
  <Override PartName="/word/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40E3" w14:textId="77777777" w:rsidR="001C7744" w:rsidRPr="000D6000" w:rsidRDefault="009709BD" w:rsidP="000D6000">
      <w:pPr>
        <w:pStyle w:val="Sinespaciado"/>
        <w:spacing w:after="120" w:line="276" w:lineRule="auto"/>
        <w:rPr>
          <w:b/>
          <w:bCs/>
          <w:sz w:val="20"/>
          <w:szCs w:val="20"/>
        </w:rPr>
      </w:pPr>
      <w:r w:rsidRPr="000D6000">
        <w:rPr>
          <w:b/>
          <w:bCs/>
          <w:sz w:val="20"/>
          <w:szCs w:val="20"/>
        </w:rPr>
        <w:t>FORMATO PARA EL DESARROLLO DE COMPONENTE FORMATIVO</w:t>
      </w:r>
    </w:p>
    <w:p w14:paraId="34362EF0" w14:textId="26135A76" w:rsidR="001C7744" w:rsidRPr="000D6000" w:rsidRDefault="001C7744" w:rsidP="000D6000">
      <w:pPr>
        <w:tabs>
          <w:tab w:val="left" w:pos="3224"/>
        </w:tabs>
        <w:spacing w:after="120"/>
        <w:rPr>
          <w:b/>
          <w:bCs/>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3397"/>
        <w:gridCol w:w="6565"/>
      </w:tblGrid>
      <w:tr w:rsidR="001C7744" w:rsidRPr="000D6000" w14:paraId="0FA6BA08" w14:textId="77777777">
        <w:trPr>
          <w:trHeight w:val="340"/>
        </w:trPr>
        <w:tc>
          <w:tcPr>
            <w:tcW w:w="3397" w:type="dxa"/>
            <w:shd w:val="clear" w:color="auto" w:fill="EDF2F8"/>
            <w:vAlign w:val="center"/>
          </w:tcPr>
          <w:p w14:paraId="1DB38B60" w14:textId="77777777" w:rsidR="001C7744" w:rsidRPr="000D6000" w:rsidRDefault="009709BD" w:rsidP="000D6000">
            <w:pPr>
              <w:spacing w:after="120"/>
              <w:rPr>
                <w:b/>
                <w:bCs/>
                <w:sz w:val="20"/>
                <w:szCs w:val="20"/>
              </w:rPr>
            </w:pPr>
            <w:r w:rsidRPr="000D6000">
              <w:rPr>
                <w:b/>
                <w:bCs/>
                <w:sz w:val="20"/>
                <w:szCs w:val="20"/>
              </w:rPr>
              <w:t>PROGRAMA DE FORMACIÓN</w:t>
            </w:r>
          </w:p>
        </w:tc>
        <w:tc>
          <w:tcPr>
            <w:tcW w:w="6565" w:type="dxa"/>
            <w:shd w:val="clear" w:color="auto" w:fill="EDF2F8"/>
            <w:vAlign w:val="center"/>
          </w:tcPr>
          <w:p w14:paraId="0BF6A1B8" w14:textId="070A91E9" w:rsidR="001C7744" w:rsidRPr="000D6000" w:rsidRDefault="00F64F89" w:rsidP="000D6000">
            <w:pPr>
              <w:spacing w:after="120"/>
              <w:rPr>
                <w:b/>
                <w:bCs/>
                <w:color w:val="E36C09"/>
                <w:sz w:val="20"/>
                <w:szCs w:val="20"/>
              </w:rPr>
            </w:pPr>
            <w:r w:rsidRPr="000D6000">
              <w:rPr>
                <w:b/>
                <w:bCs/>
                <w:sz w:val="20"/>
                <w:szCs w:val="20"/>
              </w:rPr>
              <w:t>TECNOLO</w:t>
            </w:r>
            <w:r w:rsidR="00A26656" w:rsidRPr="000D6000">
              <w:rPr>
                <w:b/>
                <w:bCs/>
                <w:sz w:val="20"/>
                <w:szCs w:val="20"/>
              </w:rPr>
              <w:t>GÍ</w:t>
            </w:r>
            <w:r w:rsidRPr="000D6000">
              <w:rPr>
                <w:b/>
                <w:bCs/>
                <w:sz w:val="20"/>
                <w:szCs w:val="20"/>
              </w:rPr>
              <w:t>A EN REGENCIA DE FARMACIA</w:t>
            </w:r>
          </w:p>
        </w:tc>
      </w:tr>
    </w:tbl>
    <w:p w14:paraId="0A3B8280" w14:textId="77777777" w:rsidR="001C7744" w:rsidRPr="000D6000" w:rsidRDefault="001C7744" w:rsidP="000D6000">
      <w:pPr>
        <w:spacing w:after="120"/>
        <w:rPr>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1838"/>
        <w:gridCol w:w="2835"/>
        <w:gridCol w:w="2126"/>
        <w:gridCol w:w="3163"/>
      </w:tblGrid>
      <w:tr w:rsidR="00FA615B" w:rsidRPr="000D6000" w14:paraId="084CBEAC" w14:textId="77777777">
        <w:trPr>
          <w:trHeight w:val="340"/>
        </w:trPr>
        <w:tc>
          <w:tcPr>
            <w:tcW w:w="1838" w:type="dxa"/>
            <w:shd w:val="clear" w:color="auto" w:fill="EDF2F8"/>
            <w:vAlign w:val="center"/>
          </w:tcPr>
          <w:p w14:paraId="280A27D1" w14:textId="48542EB3" w:rsidR="00FA615B" w:rsidRPr="000D6000" w:rsidRDefault="00FA615B" w:rsidP="000D6000">
            <w:pPr>
              <w:spacing w:after="120"/>
              <w:rPr>
                <w:b/>
                <w:bCs/>
                <w:sz w:val="20"/>
                <w:szCs w:val="20"/>
              </w:rPr>
            </w:pPr>
            <w:r w:rsidRPr="000D6000">
              <w:rPr>
                <w:sz w:val="20"/>
                <w:szCs w:val="20"/>
              </w:rPr>
              <w:t>COMPETENCIA</w:t>
            </w:r>
          </w:p>
        </w:tc>
        <w:tc>
          <w:tcPr>
            <w:tcW w:w="2835" w:type="dxa"/>
            <w:shd w:val="clear" w:color="auto" w:fill="EDF2F8"/>
            <w:vAlign w:val="center"/>
          </w:tcPr>
          <w:p w14:paraId="0D6770E4" w14:textId="1DB4F5C1" w:rsidR="00FA615B" w:rsidRPr="000D6000" w:rsidRDefault="00FA615B" w:rsidP="000D6000">
            <w:pPr>
              <w:spacing w:after="120"/>
              <w:rPr>
                <w:sz w:val="20"/>
                <w:szCs w:val="20"/>
                <w:u w:val="single"/>
              </w:rPr>
            </w:pPr>
            <w:r w:rsidRPr="000D6000">
              <w:rPr>
                <w:sz w:val="20"/>
                <w:szCs w:val="20"/>
              </w:rPr>
              <w:t>210101062 – Controlar los inventarios según indicadores y métodos.</w:t>
            </w:r>
          </w:p>
        </w:tc>
        <w:tc>
          <w:tcPr>
            <w:tcW w:w="2126" w:type="dxa"/>
            <w:shd w:val="clear" w:color="auto" w:fill="EDF2F8"/>
            <w:vAlign w:val="center"/>
          </w:tcPr>
          <w:p w14:paraId="54629785" w14:textId="60B1716B" w:rsidR="00FA615B" w:rsidRPr="000D6000" w:rsidRDefault="00FA615B" w:rsidP="000D6000">
            <w:pPr>
              <w:spacing w:after="120"/>
              <w:rPr>
                <w:b/>
                <w:bCs/>
                <w:sz w:val="20"/>
                <w:szCs w:val="20"/>
              </w:rPr>
            </w:pPr>
            <w:r w:rsidRPr="000D6000">
              <w:rPr>
                <w:sz w:val="20"/>
                <w:szCs w:val="20"/>
              </w:rPr>
              <w:t>RESULTADOS DE APRENDIZAJE</w:t>
            </w:r>
          </w:p>
        </w:tc>
        <w:tc>
          <w:tcPr>
            <w:tcW w:w="3163" w:type="dxa"/>
            <w:shd w:val="clear" w:color="auto" w:fill="EDF2F8"/>
            <w:vAlign w:val="center"/>
          </w:tcPr>
          <w:p w14:paraId="655BA819" w14:textId="7BBF8A74" w:rsidR="00FA615B" w:rsidRPr="000D6000" w:rsidRDefault="00FA615B" w:rsidP="000D6000">
            <w:pPr>
              <w:spacing w:after="120"/>
              <w:ind w:left="66"/>
              <w:rPr>
                <w:b/>
                <w:sz w:val="20"/>
                <w:szCs w:val="20"/>
              </w:rPr>
            </w:pPr>
            <w:r w:rsidRPr="000D6000">
              <w:rPr>
                <w:sz w:val="20"/>
                <w:szCs w:val="20"/>
              </w:rPr>
              <w:t>210101062-01. Reconocer los componentes requeridos en el inventario teniendo en cuenta características de los establecimientos farmacéuticos y niveles de complejidad.</w:t>
            </w:r>
          </w:p>
        </w:tc>
      </w:tr>
    </w:tbl>
    <w:p w14:paraId="1C1358C4" w14:textId="77777777" w:rsidR="001C7744" w:rsidRPr="000D6000" w:rsidRDefault="001C7744" w:rsidP="000D6000">
      <w:pPr>
        <w:spacing w:after="120"/>
        <w:rPr>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3397"/>
        <w:gridCol w:w="6565"/>
      </w:tblGrid>
      <w:tr w:rsidR="008B0FA3" w:rsidRPr="000D6000" w14:paraId="68EA79A4" w14:textId="77777777">
        <w:trPr>
          <w:trHeight w:val="340"/>
        </w:trPr>
        <w:tc>
          <w:tcPr>
            <w:tcW w:w="3397" w:type="dxa"/>
            <w:shd w:val="clear" w:color="auto" w:fill="EDF2F8"/>
            <w:vAlign w:val="center"/>
          </w:tcPr>
          <w:p w14:paraId="2D4120B6" w14:textId="77777777" w:rsidR="001C7744" w:rsidRPr="000D6000" w:rsidRDefault="009709BD" w:rsidP="000D6000">
            <w:pPr>
              <w:spacing w:after="120"/>
              <w:rPr>
                <w:b/>
                <w:bCs/>
                <w:sz w:val="20"/>
                <w:szCs w:val="20"/>
              </w:rPr>
            </w:pPr>
            <w:r w:rsidRPr="000D6000">
              <w:rPr>
                <w:b/>
                <w:bCs/>
                <w:sz w:val="20"/>
                <w:szCs w:val="20"/>
              </w:rPr>
              <w:t>NÚMERO DEL COMPONENTE FORMATIVO</w:t>
            </w:r>
          </w:p>
        </w:tc>
        <w:tc>
          <w:tcPr>
            <w:tcW w:w="6565" w:type="dxa"/>
            <w:shd w:val="clear" w:color="auto" w:fill="EDF2F8"/>
            <w:vAlign w:val="center"/>
          </w:tcPr>
          <w:p w14:paraId="3690B7DD" w14:textId="77777777" w:rsidR="001C7744" w:rsidRPr="000D6000" w:rsidRDefault="00F64F89" w:rsidP="000D6000">
            <w:pPr>
              <w:spacing w:after="120"/>
              <w:rPr>
                <w:sz w:val="20"/>
                <w:szCs w:val="20"/>
              </w:rPr>
            </w:pPr>
            <w:r w:rsidRPr="000D6000">
              <w:rPr>
                <w:sz w:val="20"/>
                <w:szCs w:val="20"/>
              </w:rPr>
              <w:t>17</w:t>
            </w:r>
          </w:p>
        </w:tc>
      </w:tr>
      <w:tr w:rsidR="008B0FA3" w:rsidRPr="000D6000" w14:paraId="0F01BCDE" w14:textId="77777777">
        <w:trPr>
          <w:trHeight w:val="340"/>
        </w:trPr>
        <w:tc>
          <w:tcPr>
            <w:tcW w:w="3397" w:type="dxa"/>
            <w:shd w:val="clear" w:color="auto" w:fill="EDF2F8"/>
            <w:vAlign w:val="center"/>
          </w:tcPr>
          <w:p w14:paraId="0649790D" w14:textId="77777777" w:rsidR="001C7744" w:rsidRPr="000D6000" w:rsidRDefault="009709BD" w:rsidP="000D6000">
            <w:pPr>
              <w:spacing w:after="120"/>
              <w:rPr>
                <w:b/>
                <w:bCs/>
                <w:sz w:val="20"/>
                <w:szCs w:val="20"/>
              </w:rPr>
            </w:pPr>
            <w:r w:rsidRPr="000D6000">
              <w:rPr>
                <w:b/>
                <w:bCs/>
                <w:sz w:val="20"/>
                <w:szCs w:val="20"/>
              </w:rPr>
              <w:t>NOMBRE DEL COMPONENTE FORMATIVO</w:t>
            </w:r>
          </w:p>
        </w:tc>
        <w:tc>
          <w:tcPr>
            <w:tcW w:w="6565" w:type="dxa"/>
            <w:shd w:val="clear" w:color="auto" w:fill="EDF2F8"/>
            <w:vAlign w:val="center"/>
          </w:tcPr>
          <w:p w14:paraId="4BB58D7C" w14:textId="259C98F3" w:rsidR="001C7744" w:rsidRPr="000D6000" w:rsidRDefault="00F64F89" w:rsidP="000D6000">
            <w:pPr>
              <w:spacing w:after="120"/>
              <w:rPr>
                <w:sz w:val="20"/>
                <w:szCs w:val="20"/>
              </w:rPr>
            </w:pPr>
            <w:r w:rsidRPr="000D6000">
              <w:rPr>
                <w:sz w:val="20"/>
                <w:szCs w:val="20"/>
              </w:rPr>
              <w:t>Gestión de inventarios de un servicio farmacéutico</w:t>
            </w:r>
            <w:ins w:id="0" w:author="JHON JAIRO RODRIGUEZ PEREZ" w:date="2022-06-05T21:07:00Z">
              <w:r w:rsidR="0068318B">
                <w:rPr>
                  <w:sz w:val="20"/>
                  <w:szCs w:val="20"/>
                </w:rPr>
                <w:t>.</w:t>
              </w:r>
            </w:ins>
          </w:p>
        </w:tc>
      </w:tr>
      <w:tr w:rsidR="008B0FA3" w:rsidRPr="000D6000" w14:paraId="0BEF93D0" w14:textId="77777777">
        <w:trPr>
          <w:trHeight w:val="340"/>
        </w:trPr>
        <w:tc>
          <w:tcPr>
            <w:tcW w:w="3397" w:type="dxa"/>
            <w:shd w:val="clear" w:color="auto" w:fill="EDF2F8"/>
            <w:vAlign w:val="center"/>
          </w:tcPr>
          <w:p w14:paraId="50B75CED" w14:textId="77777777" w:rsidR="001C7744" w:rsidRPr="000D6000" w:rsidRDefault="009709BD" w:rsidP="000D6000">
            <w:pPr>
              <w:spacing w:after="120"/>
              <w:rPr>
                <w:b/>
                <w:bCs/>
                <w:sz w:val="20"/>
                <w:szCs w:val="20"/>
              </w:rPr>
            </w:pPr>
            <w:r w:rsidRPr="000D6000">
              <w:rPr>
                <w:b/>
                <w:bCs/>
                <w:sz w:val="20"/>
                <w:szCs w:val="20"/>
              </w:rPr>
              <w:t>BREVE DESCRIPCIÓN</w:t>
            </w:r>
          </w:p>
        </w:tc>
        <w:tc>
          <w:tcPr>
            <w:tcW w:w="6565" w:type="dxa"/>
            <w:shd w:val="clear" w:color="auto" w:fill="EDF2F8"/>
            <w:vAlign w:val="center"/>
          </w:tcPr>
          <w:p w14:paraId="2574C67E" w14:textId="3F6D65E1" w:rsidR="001C7744" w:rsidRPr="000D6000" w:rsidRDefault="00D8405E" w:rsidP="000D6000">
            <w:pPr>
              <w:spacing w:after="120"/>
              <w:jc w:val="both"/>
              <w:rPr>
                <w:sz w:val="20"/>
                <w:szCs w:val="20"/>
              </w:rPr>
            </w:pPr>
            <w:r w:rsidRPr="000D6000">
              <w:rPr>
                <w:sz w:val="20"/>
                <w:szCs w:val="20"/>
              </w:rPr>
              <w:t>El Tecnólogo de Regencia de Farmacia debe planear las compras, con base en la oportuna estimación de necesidades reales de productos farmacéuticos, medicamentos, cosméticos y dispositivos médicos, de acuerdo con la demanda del sector.  Durante el proceso de almacenamiento de estos productos, la realización del inventario permite evidenciar lo que puede ofertar y la forma de lograr fidelidad del cliente.</w:t>
            </w:r>
          </w:p>
        </w:tc>
      </w:tr>
      <w:tr w:rsidR="008B0FA3" w:rsidRPr="000D6000" w14:paraId="370608AA" w14:textId="77777777">
        <w:trPr>
          <w:trHeight w:val="340"/>
        </w:trPr>
        <w:tc>
          <w:tcPr>
            <w:tcW w:w="3397" w:type="dxa"/>
            <w:shd w:val="clear" w:color="auto" w:fill="EDF2F8"/>
            <w:vAlign w:val="center"/>
          </w:tcPr>
          <w:p w14:paraId="01064358" w14:textId="77777777" w:rsidR="001C7744" w:rsidRPr="000D6000" w:rsidRDefault="009709BD" w:rsidP="000D6000">
            <w:pPr>
              <w:spacing w:after="120"/>
              <w:rPr>
                <w:b/>
                <w:bCs/>
                <w:sz w:val="20"/>
                <w:szCs w:val="20"/>
              </w:rPr>
            </w:pPr>
            <w:r w:rsidRPr="000D6000">
              <w:rPr>
                <w:b/>
                <w:bCs/>
                <w:sz w:val="20"/>
                <w:szCs w:val="20"/>
              </w:rPr>
              <w:t>PALABRAS CLAVE</w:t>
            </w:r>
          </w:p>
        </w:tc>
        <w:tc>
          <w:tcPr>
            <w:tcW w:w="6565" w:type="dxa"/>
            <w:shd w:val="clear" w:color="auto" w:fill="EDF2F8"/>
            <w:vAlign w:val="center"/>
          </w:tcPr>
          <w:p w14:paraId="685243F5" w14:textId="30898F05" w:rsidR="001C7744" w:rsidRPr="000D6000" w:rsidRDefault="00B406E7" w:rsidP="000D6000">
            <w:pPr>
              <w:spacing w:after="120"/>
              <w:rPr>
                <w:b/>
                <w:sz w:val="20"/>
                <w:szCs w:val="20"/>
              </w:rPr>
            </w:pPr>
            <w:r w:rsidRPr="000D6000">
              <w:rPr>
                <w:sz w:val="20"/>
                <w:szCs w:val="20"/>
              </w:rPr>
              <w:t>FEFO, FIFO, inventario, stock, trazabilidad.</w:t>
            </w:r>
          </w:p>
        </w:tc>
      </w:tr>
    </w:tbl>
    <w:p w14:paraId="7D872DF5" w14:textId="77777777" w:rsidR="001C7744" w:rsidRPr="000D6000" w:rsidRDefault="001C7744" w:rsidP="000D6000">
      <w:pPr>
        <w:spacing w:after="120"/>
        <w:rPr>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3397"/>
        <w:gridCol w:w="6565"/>
      </w:tblGrid>
      <w:tr w:rsidR="001C7744" w:rsidRPr="000D6000" w14:paraId="633AE8AF" w14:textId="77777777">
        <w:trPr>
          <w:trHeight w:val="340"/>
        </w:trPr>
        <w:tc>
          <w:tcPr>
            <w:tcW w:w="3397" w:type="dxa"/>
            <w:shd w:val="clear" w:color="auto" w:fill="EDF2F8"/>
            <w:vAlign w:val="center"/>
          </w:tcPr>
          <w:p w14:paraId="45FB05CB" w14:textId="77777777" w:rsidR="001C7744" w:rsidRPr="000D6000" w:rsidRDefault="009709BD" w:rsidP="000D6000">
            <w:pPr>
              <w:spacing w:after="120"/>
              <w:rPr>
                <w:b/>
                <w:bCs/>
                <w:sz w:val="20"/>
                <w:szCs w:val="20"/>
              </w:rPr>
            </w:pPr>
            <w:r w:rsidRPr="000D6000">
              <w:rPr>
                <w:b/>
                <w:bCs/>
                <w:sz w:val="20"/>
                <w:szCs w:val="20"/>
              </w:rPr>
              <w:t>ÁREA OCUPACIONAL</w:t>
            </w:r>
          </w:p>
        </w:tc>
        <w:tc>
          <w:tcPr>
            <w:tcW w:w="6565" w:type="dxa"/>
            <w:shd w:val="clear" w:color="auto" w:fill="EDF2F8"/>
            <w:vAlign w:val="center"/>
          </w:tcPr>
          <w:p w14:paraId="4A1A04E7" w14:textId="6C44C73E" w:rsidR="001C7744" w:rsidRPr="000D6000" w:rsidRDefault="009709BD" w:rsidP="000D6000">
            <w:pPr>
              <w:spacing w:after="120"/>
              <w:rPr>
                <w:sz w:val="20"/>
                <w:szCs w:val="20"/>
              </w:rPr>
            </w:pPr>
            <w:r w:rsidRPr="000D6000">
              <w:rPr>
                <w:sz w:val="20"/>
                <w:szCs w:val="20"/>
              </w:rPr>
              <w:t xml:space="preserve">3 </w:t>
            </w:r>
            <w:del w:id="1" w:author="JHON JAIRO RODRIGUEZ PEREZ" w:date="2022-06-05T21:07:00Z">
              <w:r w:rsidRPr="000D6000" w:rsidDel="0068318B">
                <w:rPr>
                  <w:sz w:val="20"/>
                  <w:szCs w:val="20"/>
                </w:rPr>
                <w:delText>-</w:delText>
              </w:r>
            </w:del>
            <w:ins w:id="2" w:author="JHON JAIRO RODRIGUEZ PEREZ" w:date="2022-06-05T21:07:00Z">
              <w:r w:rsidR="0068318B">
                <w:rPr>
                  <w:sz w:val="20"/>
                  <w:szCs w:val="20"/>
                </w:rPr>
                <w:t>–</w:t>
              </w:r>
            </w:ins>
            <w:r w:rsidRPr="000D6000">
              <w:rPr>
                <w:sz w:val="20"/>
                <w:szCs w:val="20"/>
              </w:rPr>
              <w:t xml:space="preserve"> SALUD</w:t>
            </w:r>
          </w:p>
        </w:tc>
      </w:tr>
      <w:tr w:rsidR="001C7744" w:rsidRPr="000D6000" w14:paraId="30308E14" w14:textId="77777777">
        <w:trPr>
          <w:trHeight w:val="465"/>
        </w:trPr>
        <w:tc>
          <w:tcPr>
            <w:tcW w:w="3397" w:type="dxa"/>
            <w:shd w:val="clear" w:color="auto" w:fill="EDF2F8"/>
            <w:vAlign w:val="center"/>
          </w:tcPr>
          <w:p w14:paraId="65FD6873" w14:textId="77777777" w:rsidR="001C7744" w:rsidRPr="000D6000" w:rsidRDefault="009709BD" w:rsidP="000D6000">
            <w:pPr>
              <w:spacing w:after="120"/>
              <w:rPr>
                <w:b/>
                <w:bCs/>
                <w:sz w:val="20"/>
                <w:szCs w:val="20"/>
              </w:rPr>
            </w:pPr>
            <w:r w:rsidRPr="000D6000">
              <w:rPr>
                <w:b/>
                <w:bCs/>
                <w:sz w:val="20"/>
                <w:szCs w:val="20"/>
              </w:rPr>
              <w:t>IDIOMA</w:t>
            </w:r>
          </w:p>
        </w:tc>
        <w:tc>
          <w:tcPr>
            <w:tcW w:w="6565" w:type="dxa"/>
            <w:shd w:val="clear" w:color="auto" w:fill="EDF2F8"/>
            <w:vAlign w:val="center"/>
          </w:tcPr>
          <w:p w14:paraId="459CECAD" w14:textId="77777777" w:rsidR="001C7744" w:rsidRPr="000D6000" w:rsidRDefault="001528B2" w:rsidP="000D6000">
            <w:pPr>
              <w:spacing w:after="120"/>
              <w:rPr>
                <w:sz w:val="20"/>
                <w:szCs w:val="20"/>
              </w:rPr>
            </w:pPr>
            <w:r w:rsidRPr="000D6000">
              <w:rPr>
                <w:sz w:val="20"/>
                <w:szCs w:val="20"/>
              </w:rPr>
              <w:t>Español</w:t>
            </w:r>
          </w:p>
        </w:tc>
      </w:tr>
    </w:tbl>
    <w:p w14:paraId="6785F871" w14:textId="77777777" w:rsidR="001C7744" w:rsidRPr="000D6000" w:rsidRDefault="001C7744" w:rsidP="000D6000">
      <w:pPr>
        <w:spacing w:after="120"/>
        <w:rPr>
          <w:sz w:val="20"/>
          <w:szCs w:val="20"/>
        </w:rPr>
      </w:pPr>
    </w:p>
    <w:p w14:paraId="1998E7DC" w14:textId="502BA7D1" w:rsidR="001C7744" w:rsidRPr="000D6000" w:rsidRDefault="009709BD" w:rsidP="000D6000">
      <w:pPr>
        <w:numPr>
          <w:ilvl w:val="0"/>
          <w:numId w:val="4"/>
        </w:numPr>
        <w:pBdr>
          <w:top w:val="nil"/>
          <w:left w:val="nil"/>
          <w:bottom w:val="nil"/>
          <w:right w:val="nil"/>
          <w:between w:val="nil"/>
        </w:pBdr>
        <w:spacing w:after="120"/>
        <w:ind w:left="284" w:hanging="284"/>
        <w:jc w:val="both"/>
        <w:rPr>
          <w:b/>
          <w:color w:val="000000"/>
          <w:sz w:val="20"/>
          <w:szCs w:val="20"/>
        </w:rPr>
      </w:pPr>
      <w:r w:rsidRPr="000D6000">
        <w:rPr>
          <w:b/>
          <w:color w:val="000000"/>
          <w:sz w:val="20"/>
          <w:szCs w:val="20"/>
        </w:rPr>
        <w:t xml:space="preserve">TABLA DE CONTENIDOS: </w:t>
      </w:r>
    </w:p>
    <w:p w14:paraId="35D1CE39" w14:textId="4CE13D9E" w:rsidR="00447D0D" w:rsidRPr="000D6000" w:rsidRDefault="00447D0D" w:rsidP="000D6000">
      <w:pPr>
        <w:pBdr>
          <w:top w:val="nil"/>
          <w:left w:val="nil"/>
          <w:bottom w:val="nil"/>
          <w:right w:val="nil"/>
          <w:between w:val="nil"/>
        </w:pBdr>
        <w:spacing w:after="120"/>
        <w:jc w:val="both"/>
        <w:rPr>
          <w:b/>
          <w:color w:val="000000"/>
          <w:sz w:val="20"/>
          <w:szCs w:val="20"/>
        </w:rPr>
      </w:pPr>
    </w:p>
    <w:p w14:paraId="621BFCA4" w14:textId="77777777" w:rsidR="00EF702D" w:rsidRPr="00C14F6F" w:rsidRDefault="00EF702D" w:rsidP="00EF702D">
      <w:pPr>
        <w:pBdr>
          <w:top w:val="nil"/>
          <w:left w:val="nil"/>
          <w:bottom w:val="nil"/>
          <w:right w:val="nil"/>
          <w:between w:val="nil"/>
        </w:pBdr>
        <w:spacing w:after="120"/>
        <w:jc w:val="both"/>
        <w:rPr>
          <w:b/>
          <w:color w:val="000000"/>
          <w:sz w:val="20"/>
          <w:szCs w:val="20"/>
        </w:rPr>
      </w:pPr>
      <w:r w:rsidRPr="00C14F6F">
        <w:rPr>
          <w:b/>
          <w:color w:val="000000"/>
          <w:sz w:val="20"/>
          <w:szCs w:val="20"/>
        </w:rPr>
        <w:t>Introducción</w:t>
      </w:r>
    </w:p>
    <w:p w14:paraId="66B81D61" w14:textId="77777777" w:rsidR="00EF702D" w:rsidRPr="00C14F6F" w:rsidRDefault="00EF702D" w:rsidP="00EF702D">
      <w:pPr>
        <w:spacing w:after="120"/>
        <w:rPr>
          <w:b/>
          <w:sz w:val="20"/>
          <w:szCs w:val="20"/>
        </w:rPr>
      </w:pPr>
      <w:r w:rsidRPr="00C14F6F">
        <w:rPr>
          <w:b/>
          <w:sz w:val="20"/>
          <w:szCs w:val="20"/>
        </w:rPr>
        <w:t>1. Inventarios</w:t>
      </w:r>
    </w:p>
    <w:p w14:paraId="404C1178" w14:textId="77777777" w:rsidR="00EF702D" w:rsidRPr="00C14F6F" w:rsidRDefault="00EF702D" w:rsidP="00EF702D">
      <w:pPr>
        <w:spacing w:after="120"/>
        <w:jc w:val="both"/>
        <w:rPr>
          <w:bCs/>
          <w:color w:val="000000"/>
          <w:sz w:val="20"/>
          <w:szCs w:val="20"/>
        </w:rPr>
      </w:pPr>
      <w:r w:rsidRPr="00C14F6F">
        <w:rPr>
          <w:bCs/>
          <w:color w:val="000000"/>
          <w:sz w:val="20"/>
          <w:szCs w:val="20"/>
        </w:rPr>
        <w:t>1.1 Componentes de un inventario</w:t>
      </w:r>
    </w:p>
    <w:p w14:paraId="4146EC67" w14:textId="77777777" w:rsidR="00EF702D" w:rsidRPr="00C14F6F" w:rsidRDefault="00EF702D" w:rsidP="00EF702D">
      <w:pPr>
        <w:spacing w:after="120"/>
        <w:jc w:val="both"/>
        <w:rPr>
          <w:bCs/>
          <w:color w:val="000000"/>
          <w:sz w:val="20"/>
          <w:szCs w:val="20"/>
        </w:rPr>
      </w:pPr>
      <w:r w:rsidRPr="00C14F6F">
        <w:rPr>
          <w:bCs/>
          <w:color w:val="000000"/>
          <w:sz w:val="20"/>
          <w:szCs w:val="20"/>
        </w:rPr>
        <w:t>1.2 Tipos de inventarios, descripción y periodicidad</w:t>
      </w:r>
    </w:p>
    <w:p w14:paraId="58E81404" w14:textId="77777777" w:rsidR="00EF702D" w:rsidRPr="00C14F6F" w:rsidRDefault="00EF702D" w:rsidP="00EF702D">
      <w:pPr>
        <w:spacing w:after="120"/>
        <w:jc w:val="both"/>
        <w:rPr>
          <w:bCs/>
          <w:color w:val="000000"/>
          <w:sz w:val="20"/>
          <w:szCs w:val="20"/>
        </w:rPr>
      </w:pPr>
      <w:r w:rsidRPr="00C14F6F">
        <w:rPr>
          <w:bCs/>
          <w:color w:val="000000"/>
          <w:sz w:val="20"/>
          <w:szCs w:val="20"/>
        </w:rPr>
        <w:t>1.3  Características de los inventarios</w:t>
      </w:r>
    </w:p>
    <w:p w14:paraId="5A54CD2C" w14:textId="77777777" w:rsidR="00EF702D" w:rsidRPr="00C14F6F" w:rsidRDefault="00EF702D" w:rsidP="00EF702D">
      <w:pPr>
        <w:shd w:val="clear" w:color="auto" w:fill="FFFFFF"/>
        <w:spacing w:after="120"/>
        <w:jc w:val="both"/>
        <w:rPr>
          <w:rFonts w:eastAsia="Times New Roman"/>
          <w:b/>
          <w:sz w:val="20"/>
          <w:szCs w:val="20"/>
        </w:rPr>
      </w:pPr>
      <w:r w:rsidRPr="00C14F6F">
        <w:rPr>
          <w:rFonts w:eastAsia="Times New Roman"/>
          <w:b/>
          <w:sz w:val="20"/>
          <w:szCs w:val="20"/>
        </w:rPr>
        <w:t>2. Productos y características</w:t>
      </w:r>
    </w:p>
    <w:p w14:paraId="024FE429" w14:textId="77777777" w:rsidR="00EF702D" w:rsidRPr="00C14F6F" w:rsidRDefault="00EF702D" w:rsidP="00EF702D">
      <w:pPr>
        <w:spacing w:after="120"/>
        <w:rPr>
          <w:bCs/>
          <w:sz w:val="20"/>
          <w:szCs w:val="20"/>
        </w:rPr>
      </w:pPr>
      <w:r w:rsidRPr="00C14F6F">
        <w:rPr>
          <w:bCs/>
          <w:sz w:val="20"/>
          <w:szCs w:val="20"/>
        </w:rPr>
        <w:t>2.1 Ficha técnica de los productos farmacéuticos</w:t>
      </w:r>
    </w:p>
    <w:p w14:paraId="4DF09DD5" w14:textId="77777777" w:rsidR="00EF702D" w:rsidRPr="00C14F6F" w:rsidRDefault="00EF702D" w:rsidP="00EF702D">
      <w:pPr>
        <w:spacing w:after="120"/>
        <w:jc w:val="both"/>
        <w:rPr>
          <w:bCs/>
          <w:sz w:val="20"/>
          <w:szCs w:val="20"/>
        </w:rPr>
      </w:pPr>
      <w:r w:rsidRPr="00C14F6F">
        <w:rPr>
          <w:bCs/>
          <w:sz w:val="20"/>
          <w:szCs w:val="20"/>
        </w:rPr>
        <w:t>2.2. Aplicaciones de la ficha técnica</w:t>
      </w:r>
    </w:p>
    <w:p w14:paraId="22E3E347" w14:textId="77777777" w:rsidR="00EF702D" w:rsidRPr="00C14F6F" w:rsidRDefault="00EF702D" w:rsidP="00EF702D">
      <w:pPr>
        <w:spacing w:after="120"/>
        <w:jc w:val="both"/>
        <w:rPr>
          <w:b/>
          <w:color w:val="000000"/>
          <w:sz w:val="20"/>
          <w:szCs w:val="20"/>
        </w:rPr>
      </w:pPr>
      <w:r w:rsidRPr="00C14F6F">
        <w:rPr>
          <w:b/>
          <w:color w:val="000000"/>
          <w:sz w:val="20"/>
          <w:szCs w:val="20"/>
        </w:rPr>
        <w:lastRenderedPageBreak/>
        <w:t>3. Trazabilidad</w:t>
      </w:r>
    </w:p>
    <w:p w14:paraId="1B92DEAE" w14:textId="77777777" w:rsidR="00EF702D" w:rsidRPr="00C14F6F" w:rsidRDefault="00EF702D" w:rsidP="00EF702D">
      <w:pPr>
        <w:spacing w:after="120"/>
        <w:jc w:val="both"/>
        <w:rPr>
          <w:bCs/>
          <w:sz w:val="20"/>
          <w:szCs w:val="20"/>
        </w:rPr>
      </w:pPr>
      <w:r w:rsidRPr="00C14F6F">
        <w:rPr>
          <w:bCs/>
          <w:sz w:val="20"/>
          <w:szCs w:val="20"/>
        </w:rPr>
        <w:t xml:space="preserve">3.1 Stock </w:t>
      </w:r>
    </w:p>
    <w:p w14:paraId="6C75826A" w14:textId="77777777" w:rsidR="00EF702D" w:rsidRPr="00C14F6F" w:rsidRDefault="00EF702D" w:rsidP="00EF702D">
      <w:pPr>
        <w:spacing w:after="120"/>
        <w:rPr>
          <w:bCs/>
          <w:sz w:val="20"/>
          <w:szCs w:val="20"/>
        </w:rPr>
      </w:pPr>
      <w:r w:rsidRPr="00C14F6F">
        <w:rPr>
          <w:bCs/>
          <w:sz w:val="20"/>
          <w:szCs w:val="20"/>
        </w:rPr>
        <w:t>3.2 Funciones del stock en un servicio farmacéutico – farmacia droguería</w:t>
      </w:r>
    </w:p>
    <w:p w14:paraId="7319081A" w14:textId="77777777" w:rsidR="00EF702D" w:rsidRPr="00C14F6F" w:rsidRDefault="00EF702D" w:rsidP="00EF702D">
      <w:pPr>
        <w:spacing w:after="120"/>
        <w:jc w:val="both"/>
        <w:rPr>
          <w:bCs/>
          <w:sz w:val="20"/>
          <w:szCs w:val="20"/>
        </w:rPr>
      </w:pPr>
      <w:r w:rsidRPr="00C14F6F">
        <w:rPr>
          <w:bCs/>
          <w:sz w:val="20"/>
          <w:szCs w:val="20"/>
        </w:rPr>
        <w:t>3.3 Demanda/oferta</w:t>
      </w:r>
    </w:p>
    <w:p w14:paraId="2258C75B" w14:textId="77777777" w:rsidR="00EF702D" w:rsidRPr="00C14F6F" w:rsidRDefault="00EF702D" w:rsidP="00EF702D">
      <w:pPr>
        <w:spacing w:after="120"/>
        <w:jc w:val="both"/>
        <w:rPr>
          <w:bCs/>
          <w:color w:val="000000"/>
          <w:sz w:val="20"/>
          <w:szCs w:val="20"/>
        </w:rPr>
      </w:pPr>
      <w:r w:rsidRPr="00C14F6F">
        <w:rPr>
          <w:bCs/>
          <w:color w:val="000000"/>
          <w:sz w:val="20"/>
          <w:szCs w:val="20"/>
        </w:rPr>
        <w:t>3.4 Precio, costo y utilidad de los productos farmacéuticos</w:t>
      </w:r>
    </w:p>
    <w:p w14:paraId="42E4B5EA" w14:textId="77777777" w:rsidR="00EF702D" w:rsidRPr="00C14F6F" w:rsidRDefault="00EF702D" w:rsidP="00EF702D">
      <w:pPr>
        <w:pStyle w:val="Default"/>
        <w:spacing w:after="120" w:line="276" w:lineRule="auto"/>
        <w:jc w:val="both"/>
        <w:rPr>
          <w:bCs/>
          <w:sz w:val="20"/>
          <w:szCs w:val="20"/>
        </w:rPr>
      </w:pPr>
      <w:r w:rsidRPr="00C14F6F">
        <w:rPr>
          <w:bCs/>
          <w:sz w:val="20"/>
          <w:szCs w:val="20"/>
        </w:rPr>
        <w:t xml:space="preserve">3.5 Política de inventarios </w:t>
      </w:r>
    </w:p>
    <w:p w14:paraId="5B23B343" w14:textId="77777777" w:rsidR="00EF702D" w:rsidRPr="00C14F6F" w:rsidRDefault="00EF702D" w:rsidP="00EF702D">
      <w:pPr>
        <w:spacing w:after="120"/>
        <w:jc w:val="both"/>
        <w:rPr>
          <w:b/>
          <w:bCs/>
          <w:color w:val="000000"/>
          <w:sz w:val="20"/>
          <w:szCs w:val="20"/>
        </w:rPr>
      </w:pPr>
      <w:r w:rsidRPr="00C14F6F">
        <w:rPr>
          <w:b/>
          <w:bCs/>
          <w:color w:val="000000"/>
          <w:sz w:val="20"/>
          <w:szCs w:val="20"/>
        </w:rPr>
        <w:t>4</w:t>
      </w:r>
      <w:r w:rsidRPr="00C14F6F">
        <w:rPr>
          <w:b/>
          <w:color w:val="000000"/>
          <w:sz w:val="20"/>
          <w:szCs w:val="20"/>
        </w:rPr>
        <w:t>. Control de rotación de los productos farmacéuticos</w:t>
      </w:r>
    </w:p>
    <w:p w14:paraId="03A108B4" w14:textId="77777777" w:rsidR="00EF702D" w:rsidRPr="00C14F6F" w:rsidRDefault="00EF702D" w:rsidP="00EF702D">
      <w:pPr>
        <w:spacing w:after="120"/>
        <w:jc w:val="both"/>
        <w:rPr>
          <w:bCs/>
          <w:color w:val="000000"/>
          <w:sz w:val="20"/>
          <w:szCs w:val="20"/>
        </w:rPr>
      </w:pPr>
      <w:r w:rsidRPr="00C14F6F">
        <w:rPr>
          <w:bCs/>
          <w:color w:val="000000"/>
          <w:sz w:val="20"/>
          <w:szCs w:val="20"/>
        </w:rPr>
        <w:t>4.1 Semaforización de los medicamentos, productos farmacéuticos y dispositivos médicos</w:t>
      </w:r>
    </w:p>
    <w:p w14:paraId="53D7A26D" w14:textId="77777777" w:rsidR="00EF702D" w:rsidRPr="00C14F6F" w:rsidRDefault="00EF702D" w:rsidP="00EF702D">
      <w:pPr>
        <w:pStyle w:val="Default"/>
        <w:spacing w:after="120" w:line="276" w:lineRule="auto"/>
        <w:jc w:val="both"/>
        <w:rPr>
          <w:sz w:val="20"/>
          <w:szCs w:val="20"/>
        </w:rPr>
      </w:pPr>
      <w:r w:rsidRPr="00C14F6F">
        <w:rPr>
          <w:sz w:val="20"/>
          <w:szCs w:val="20"/>
        </w:rPr>
        <w:t>4.2 Control de existencias o movimientos</w:t>
      </w:r>
    </w:p>
    <w:p w14:paraId="127F22EA" w14:textId="77777777" w:rsidR="00EF702D" w:rsidRPr="00C14F6F" w:rsidRDefault="00EF702D" w:rsidP="00EF702D">
      <w:pPr>
        <w:spacing w:after="120"/>
        <w:jc w:val="both"/>
        <w:rPr>
          <w:bCs/>
          <w:sz w:val="20"/>
          <w:szCs w:val="20"/>
        </w:rPr>
      </w:pPr>
      <w:r w:rsidRPr="00C14F6F">
        <w:rPr>
          <w:bCs/>
          <w:sz w:val="20"/>
          <w:szCs w:val="20"/>
        </w:rPr>
        <w:t>4.3 Control de los deterioros</w:t>
      </w:r>
    </w:p>
    <w:p w14:paraId="326B3364" w14:textId="77777777" w:rsidR="00EF702D" w:rsidRPr="00C14F6F" w:rsidRDefault="00EF702D" w:rsidP="00EF702D">
      <w:pPr>
        <w:spacing w:after="120"/>
        <w:jc w:val="both"/>
        <w:rPr>
          <w:b/>
          <w:color w:val="000000"/>
          <w:sz w:val="20"/>
          <w:szCs w:val="20"/>
        </w:rPr>
      </w:pPr>
      <w:r w:rsidRPr="00C14F6F">
        <w:rPr>
          <w:b/>
          <w:color w:val="000000"/>
          <w:sz w:val="20"/>
          <w:szCs w:val="20"/>
        </w:rPr>
        <w:t>5. Consecuencias de no hacer un buen inventario</w:t>
      </w:r>
    </w:p>
    <w:p w14:paraId="559F48A3" w14:textId="77777777" w:rsidR="00EF702D" w:rsidRPr="00C14F6F" w:rsidRDefault="00EF702D" w:rsidP="00EF702D">
      <w:pPr>
        <w:spacing w:after="120"/>
        <w:rPr>
          <w:b/>
          <w:color w:val="000000"/>
          <w:sz w:val="20"/>
          <w:szCs w:val="20"/>
        </w:rPr>
      </w:pPr>
      <w:r w:rsidRPr="00C14F6F">
        <w:rPr>
          <w:b/>
          <w:color w:val="000000"/>
          <w:sz w:val="20"/>
          <w:szCs w:val="20"/>
        </w:rPr>
        <w:t>6. Procedimiento para hacer inventario</w:t>
      </w:r>
    </w:p>
    <w:p w14:paraId="5AB26FBA" w14:textId="77777777" w:rsidR="00EF702D" w:rsidRPr="000D6000" w:rsidRDefault="00EF702D" w:rsidP="00EF702D">
      <w:pPr>
        <w:spacing w:after="120"/>
        <w:jc w:val="both"/>
        <w:rPr>
          <w:b/>
          <w:color w:val="000000"/>
          <w:sz w:val="20"/>
          <w:szCs w:val="20"/>
        </w:rPr>
      </w:pPr>
      <w:r w:rsidRPr="00C14F6F">
        <w:rPr>
          <w:b/>
          <w:color w:val="000000"/>
          <w:sz w:val="20"/>
          <w:szCs w:val="20"/>
        </w:rPr>
        <w:t>7. Kardex</w:t>
      </w:r>
    </w:p>
    <w:p w14:paraId="29F40F04" w14:textId="77777777" w:rsidR="001C7744" w:rsidRPr="000D6000" w:rsidRDefault="001C7744" w:rsidP="000D6000">
      <w:pPr>
        <w:pBdr>
          <w:top w:val="nil"/>
          <w:left w:val="nil"/>
          <w:bottom w:val="nil"/>
          <w:right w:val="nil"/>
          <w:between w:val="nil"/>
        </w:pBdr>
        <w:spacing w:after="120"/>
        <w:rPr>
          <w:b/>
          <w:sz w:val="20"/>
          <w:szCs w:val="20"/>
        </w:rPr>
      </w:pPr>
    </w:p>
    <w:p w14:paraId="12F0CC38" w14:textId="77777777" w:rsidR="001C7744" w:rsidRPr="000D6000" w:rsidRDefault="009709BD" w:rsidP="000D6000">
      <w:pPr>
        <w:numPr>
          <w:ilvl w:val="0"/>
          <w:numId w:val="4"/>
        </w:numPr>
        <w:pBdr>
          <w:top w:val="nil"/>
          <w:left w:val="nil"/>
          <w:bottom w:val="nil"/>
          <w:right w:val="nil"/>
          <w:between w:val="nil"/>
        </w:pBdr>
        <w:spacing w:after="120"/>
        <w:ind w:left="284" w:hanging="284"/>
        <w:jc w:val="both"/>
        <w:rPr>
          <w:b/>
          <w:color w:val="000000"/>
          <w:sz w:val="20"/>
          <w:szCs w:val="20"/>
        </w:rPr>
      </w:pPr>
      <w:r w:rsidRPr="000D6000">
        <w:rPr>
          <w:b/>
          <w:color w:val="000000"/>
          <w:sz w:val="20"/>
          <w:szCs w:val="20"/>
        </w:rPr>
        <w:t xml:space="preserve">DESARROLLO DE CONTENIDOS: </w:t>
      </w:r>
    </w:p>
    <w:p w14:paraId="3AD749ED" w14:textId="77777777" w:rsidR="001C7744" w:rsidRPr="000D6000" w:rsidRDefault="001C7744" w:rsidP="000D6000">
      <w:pPr>
        <w:spacing w:after="120"/>
        <w:rPr>
          <w:b/>
          <w:sz w:val="20"/>
          <w:szCs w:val="20"/>
        </w:rPr>
      </w:pPr>
    </w:p>
    <w:p w14:paraId="703BCACF" w14:textId="6848AD8E" w:rsidR="00956A51" w:rsidRPr="000D6000" w:rsidRDefault="00887D78" w:rsidP="000D6000">
      <w:pPr>
        <w:spacing w:after="120"/>
        <w:rPr>
          <w:b/>
          <w:sz w:val="20"/>
          <w:szCs w:val="20"/>
        </w:rPr>
      </w:pPr>
      <w:r w:rsidRPr="000D6000">
        <w:rPr>
          <w:b/>
          <w:sz w:val="20"/>
          <w:szCs w:val="20"/>
        </w:rPr>
        <w:t>Introducción</w:t>
      </w:r>
    </w:p>
    <w:p w14:paraId="77E3BA84" w14:textId="50FC6087" w:rsidR="00F502C0" w:rsidRPr="000D6000" w:rsidRDefault="003161BD" w:rsidP="000D6000">
      <w:pPr>
        <w:spacing w:after="120"/>
        <w:jc w:val="both"/>
        <w:rPr>
          <w:bCs/>
          <w:sz w:val="20"/>
          <w:szCs w:val="20"/>
        </w:rPr>
      </w:pPr>
      <w:commentRangeStart w:id="3"/>
      <w:r w:rsidRPr="000D6000">
        <w:rPr>
          <w:noProof/>
          <w:sz w:val="20"/>
          <w:szCs w:val="20"/>
          <w:lang w:val="en-US" w:eastAsia="en-US"/>
        </w:rPr>
        <w:drawing>
          <wp:anchor distT="0" distB="0" distL="114300" distR="114300" simplePos="0" relativeHeight="251658240" behindDoc="0" locked="0" layoutInCell="1" allowOverlap="1" wp14:anchorId="751E7DD8" wp14:editId="72719A7B">
            <wp:simplePos x="0" y="0"/>
            <wp:positionH relativeFrom="column">
              <wp:posOffset>3810</wp:posOffset>
            </wp:positionH>
            <wp:positionV relativeFrom="paragraph">
              <wp:posOffset>-635</wp:posOffset>
            </wp:positionV>
            <wp:extent cx="2920365" cy="1950085"/>
            <wp:effectExtent l="0" t="0" r="0" b="0"/>
            <wp:wrapSquare wrapText="bothSides"/>
            <wp:docPr id="2" name="Imagen 2" descr="Fotos de stock gratuitas de almacén, almacenamiento, analizando"/>
            <wp:cNvGraphicFramePr/>
            <a:graphic xmlns:a="http://schemas.openxmlformats.org/drawingml/2006/main">
              <a:graphicData uri="http://schemas.openxmlformats.org/drawingml/2006/picture">
                <pic:pic xmlns:pic="http://schemas.openxmlformats.org/drawingml/2006/picture">
                  <pic:nvPicPr>
                    <pic:cNvPr id="4" name="Imagen 4" descr="Fotos de stock gratuitas de almacén, almacenamiento, analizando"/>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0365" cy="1950085"/>
                    </a:xfrm>
                    <a:prstGeom prst="rect">
                      <a:avLst/>
                    </a:prstGeom>
                    <a:noFill/>
                    <a:ln>
                      <a:noFill/>
                    </a:ln>
                  </pic:spPr>
                </pic:pic>
              </a:graphicData>
            </a:graphic>
          </wp:anchor>
        </w:drawing>
      </w:r>
      <w:commentRangeEnd w:id="3"/>
      <w:r w:rsidR="00574DDC" w:rsidRPr="000D6000">
        <w:rPr>
          <w:rStyle w:val="Refdecomentario"/>
          <w:sz w:val="20"/>
          <w:szCs w:val="20"/>
        </w:rPr>
        <w:commentReference w:id="3"/>
      </w:r>
      <w:r w:rsidR="001528B2" w:rsidRPr="000D6000">
        <w:rPr>
          <w:bCs/>
          <w:sz w:val="20"/>
          <w:szCs w:val="20"/>
        </w:rPr>
        <w:t>En la actualidad todas las empresas, grandes y pequeñas, requieren abastecer sus activos, bienes y servicios para el normal desarrollo de sus actividades; por lo</w:t>
      </w:r>
      <w:r w:rsidR="006F1A69" w:rsidRPr="000D6000">
        <w:rPr>
          <w:bCs/>
          <w:sz w:val="20"/>
          <w:szCs w:val="20"/>
        </w:rPr>
        <w:t xml:space="preserve"> anterior,</w:t>
      </w:r>
      <w:r w:rsidR="001528B2" w:rsidRPr="000D6000">
        <w:rPr>
          <w:bCs/>
          <w:sz w:val="20"/>
          <w:szCs w:val="20"/>
        </w:rPr>
        <w:t xml:space="preserve"> el sector farmacéutico no es la </w:t>
      </w:r>
      <w:r w:rsidR="000D4F57" w:rsidRPr="000D6000">
        <w:rPr>
          <w:bCs/>
          <w:sz w:val="20"/>
          <w:szCs w:val="20"/>
        </w:rPr>
        <w:t>excepción. Tanto</w:t>
      </w:r>
      <w:r w:rsidR="001528B2" w:rsidRPr="000D6000">
        <w:rPr>
          <w:bCs/>
          <w:sz w:val="20"/>
          <w:szCs w:val="20"/>
        </w:rPr>
        <w:t xml:space="preserve"> los servicios farmacéuticos de una institución prestadora de </w:t>
      </w:r>
      <w:r w:rsidR="000D4F57" w:rsidRPr="000D6000">
        <w:rPr>
          <w:bCs/>
          <w:sz w:val="20"/>
          <w:szCs w:val="20"/>
        </w:rPr>
        <w:t>servicios</w:t>
      </w:r>
      <w:r w:rsidR="001528B2" w:rsidRPr="000D6000">
        <w:rPr>
          <w:bCs/>
          <w:sz w:val="20"/>
          <w:szCs w:val="20"/>
        </w:rPr>
        <w:t xml:space="preserve"> de salud como una </w:t>
      </w:r>
      <w:r w:rsidR="000D4F57" w:rsidRPr="000D6000">
        <w:rPr>
          <w:bCs/>
          <w:sz w:val="20"/>
          <w:szCs w:val="20"/>
        </w:rPr>
        <w:t>droguería</w:t>
      </w:r>
      <w:r w:rsidR="001528B2" w:rsidRPr="000D6000">
        <w:rPr>
          <w:bCs/>
          <w:sz w:val="20"/>
          <w:szCs w:val="20"/>
        </w:rPr>
        <w:t xml:space="preserve">, </w:t>
      </w:r>
      <w:r w:rsidR="00EC458F" w:rsidRPr="000D6000">
        <w:rPr>
          <w:bCs/>
          <w:sz w:val="20"/>
          <w:szCs w:val="20"/>
        </w:rPr>
        <w:t>depósito</w:t>
      </w:r>
      <w:r w:rsidR="001528B2" w:rsidRPr="000D6000">
        <w:rPr>
          <w:bCs/>
          <w:sz w:val="20"/>
          <w:szCs w:val="20"/>
        </w:rPr>
        <w:t xml:space="preserve"> de medicamentos y dispositivos médicos</w:t>
      </w:r>
      <w:r w:rsidR="000D4F57" w:rsidRPr="000D6000">
        <w:rPr>
          <w:bCs/>
          <w:sz w:val="20"/>
          <w:szCs w:val="20"/>
        </w:rPr>
        <w:t xml:space="preserve"> o una farmacia</w:t>
      </w:r>
      <w:r w:rsidR="00B852BC" w:rsidRPr="000D6000">
        <w:rPr>
          <w:bCs/>
          <w:sz w:val="20"/>
          <w:szCs w:val="20"/>
        </w:rPr>
        <w:t>/</w:t>
      </w:r>
      <w:r w:rsidR="000D4F57" w:rsidRPr="000D6000">
        <w:rPr>
          <w:bCs/>
          <w:sz w:val="20"/>
          <w:szCs w:val="20"/>
        </w:rPr>
        <w:t xml:space="preserve">droguería, deben gestionar todo el proceso de selección y adquisición con altos estándares de calidad, </w:t>
      </w:r>
      <w:r w:rsidR="006F1A69" w:rsidRPr="000D6000">
        <w:rPr>
          <w:bCs/>
          <w:sz w:val="20"/>
          <w:szCs w:val="20"/>
        </w:rPr>
        <w:t xml:space="preserve">para que el almacenamiento se realice </w:t>
      </w:r>
      <w:r w:rsidR="000D4F57" w:rsidRPr="000D6000">
        <w:rPr>
          <w:bCs/>
          <w:sz w:val="20"/>
          <w:szCs w:val="20"/>
        </w:rPr>
        <w:t xml:space="preserve">con una correcta manipulación y conservación de los productos </w:t>
      </w:r>
      <w:r w:rsidR="006F1A69" w:rsidRPr="000D6000">
        <w:rPr>
          <w:bCs/>
          <w:sz w:val="20"/>
          <w:szCs w:val="20"/>
        </w:rPr>
        <w:t xml:space="preserve">y así garantizar </w:t>
      </w:r>
      <w:r w:rsidR="000D4F57" w:rsidRPr="000D6000">
        <w:rPr>
          <w:bCs/>
          <w:sz w:val="20"/>
          <w:szCs w:val="20"/>
        </w:rPr>
        <w:t xml:space="preserve">la posterior distribución y/o dispensación de </w:t>
      </w:r>
      <w:r w:rsidR="00995289" w:rsidRPr="000D6000">
        <w:rPr>
          <w:bCs/>
          <w:sz w:val="20"/>
          <w:szCs w:val="20"/>
        </w:rPr>
        <w:t>estos.</w:t>
      </w:r>
    </w:p>
    <w:p w14:paraId="52E8DC01" w14:textId="77777777" w:rsidR="003C0F8F" w:rsidRPr="000D6000" w:rsidRDefault="003C0F8F" w:rsidP="000D6000">
      <w:pPr>
        <w:spacing w:after="120"/>
        <w:jc w:val="both"/>
        <w:rPr>
          <w:bCs/>
          <w:sz w:val="20"/>
          <w:szCs w:val="20"/>
        </w:rPr>
      </w:pPr>
    </w:p>
    <w:p w14:paraId="190EAE3C" w14:textId="46010F78" w:rsidR="003C0F8F" w:rsidRPr="000D6000" w:rsidRDefault="003C0F8F" w:rsidP="000D6000">
      <w:pPr>
        <w:spacing w:after="120"/>
        <w:jc w:val="both"/>
        <w:rPr>
          <w:bCs/>
          <w:sz w:val="20"/>
          <w:szCs w:val="20"/>
        </w:rPr>
      </w:pPr>
      <w:r w:rsidRPr="000D6000">
        <w:rPr>
          <w:bCs/>
          <w:sz w:val="20"/>
          <w:szCs w:val="20"/>
        </w:rPr>
        <w:t>En el ciclo de gestión de cualquier servicio farmacéutico o farmacias de todo tipo y tamaño, se puede afirmar que generalmente las farmacias/droguerías, que mejores resultados económicos consiguen, realiz</w:t>
      </w:r>
      <w:r w:rsidR="005A25C0" w:rsidRPr="000D6000">
        <w:rPr>
          <w:bCs/>
          <w:sz w:val="20"/>
          <w:szCs w:val="20"/>
        </w:rPr>
        <w:t>an un inventario general de todos</w:t>
      </w:r>
      <w:r w:rsidRPr="000D6000">
        <w:rPr>
          <w:bCs/>
          <w:sz w:val="20"/>
          <w:szCs w:val="20"/>
        </w:rPr>
        <w:t xml:space="preserve"> los productos farmacéuticos y cosméticos, cada uno o dos años. </w:t>
      </w:r>
    </w:p>
    <w:p w14:paraId="767748FE" w14:textId="3BAB78DA" w:rsidR="00B6766D" w:rsidRPr="000D6000" w:rsidRDefault="003C0F8F" w:rsidP="000D6000">
      <w:pPr>
        <w:spacing w:after="120"/>
        <w:jc w:val="both"/>
        <w:rPr>
          <w:bCs/>
          <w:sz w:val="20"/>
          <w:szCs w:val="20"/>
        </w:rPr>
      </w:pPr>
      <w:commentRangeStart w:id="4"/>
      <w:r w:rsidRPr="000D6000">
        <w:rPr>
          <w:b/>
          <w:bCs/>
          <w:sz w:val="20"/>
          <w:szCs w:val="20"/>
        </w:rPr>
        <w:t>Hacer el inventario en una farmacia</w:t>
      </w:r>
      <w:del w:id="5" w:author="JHON JAIRO RODRIGUEZ PEREZ" w:date="2022-06-05T21:18:00Z">
        <w:r w:rsidRPr="000D6000" w:rsidDel="00ED320D">
          <w:rPr>
            <w:bCs/>
            <w:sz w:val="20"/>
            <w:szCs w:val="20"/>
          </w:rPr>
          <w:delText>,</w:delText>
        </w:r>
      </w:del>
      <w:r w:rsidRPr="000D6000">
        <w:rPr>
          <w:bCs/>
          <w:sz w:val="20"/>
          <w:szCs w:val="20"/>
        </w:rPr>
        <w:t xml:space="preserve"> consiste en la verificación manual de las cantidades físicas y reales en stock de cada producto, las cuales deben coincidir con las cantidades de cada producto registradas en el sistema o programa informático de gestión.</w:t>
      </w:r>
      <w:commentRangeEnd w:id="4"/>
      <w:r w:rsidRPr="000D6000">
        <w:rPr>
          <w:rStyle w:val="Refdecomentario"/>
          <w:sz w:val="20"/>
          <w:szCs w:val="20"/>
        </w:rPr>
        <w:commentReference w:id="4"/>
      </w:r>
    </w:p>
    <w:p w14:paraId="59383FF8" w14:textId="102A358C" w:rsidR="006F1A69" w:rsidRPr="000D6000" w:rsidRDefault="00B852BC" w:rsidP="000D6000">
      <w:pPr>
        <w:spacing w:after="120"/>
        <w:jc w:val="both"/>
        <w:rPr>
          <w:color w:val="000000"/>
          <w:sz w:val="20"/>
          <w:szCs w:val="20"/>
          <w:shd w:val="clear" w:color="auto" w:fill="FFFFFF"/>
        </w:rPr>
      </w:pPr>
      <w:r w:rsidRPr="000D6000">
        <w:rPr>
          <w:color w:val="000000"/>
          <w:sz w:val="20"/>
          <w:szCs w:val="20"/>
          <w:shd w:val="clear" w:color="auto" w:fill="FFFFFF"/>
        </w:rPr>
        <w:t xml:space="preserve">La </w:t>
      </w:r>
      <w:r w:rsidR="00B6766D" w:rsidRPr="000D6000">
        <w:rPr>
          <w:color w:val="000000"/>
          <w:sz w:val="20"/>
          <w:szCs w:val="20"/>
          <w:shd w:val="clear" w:color="auto" w:fill="FFFFFF"/>
        </w:rPr>
        <w:t>responsabilidad es de cada agente involucrado en la recepción, almacenamiento, transporte y logística de productos farmacéuticos y dispositivos médicos, para asegurar las condiciones establecidas por los laboratorios fabricantes. Con base en lo anterior, el inventario es una herramienta importante para administrar el almacenamiento de medicamentos y dispositivos médicos. Los contenidos de los productos que la farmacia tiene en el local se detallan de forma ordenada y precisa.</w:t>
      </w:r>
    </w:p>
    <w:p w14:paraId="6825647B" w14:textId="77777777" w:rsidR="0005484B" w:rsidRPr="000D6000" w:rsidRDefault="0005484B" w:rsidP="000D6000">
      <w:pPr>
        <w:spacing w:after="120"/>
        <w:jc w:val="both"/>
        <w:rPr>
          <w:bCs/>
          <w:sz w:val="20"/>
          <w:szCs w:val="20"/>
        </w:rPr>
      </w:pPr>
    </w:p>
    <w:p w14:paraId="6A604859" w14:textId="1A50FF75" w:rsidR="00956A51" w:rsidRPr="000D6000" w:rsidRDefault="003B3104" w:rsidP="000D6000">
      <w:pPr>
        <w:spacing w:after="120"/>
        <w:rPr>
          <w:b/>
          <w:sz w:val="20"/>
          <w:szCs w:val="20"/>
        </w:rPr>
      </w:pPr>
      <w:r w:rsidRPr="000D6000">
        <w:rPr>
          <w:b/>
          <w:sz w:val="20"/>
          <w:szCs w:val="20"/>
        </w:rPr>
        <w:t>1. Inventarios</w:t>
      </w:r>
    </w:p>
    <w:p w14:paraId="7CABE838" w14:textId="7D46E357" w:rsidR="00DE7974" w:rsidRPr="000D6000" w:rsidRDefault="001F6175" w:rsidP="000D6000">
      <w:pPr>
        <w:spacing w:after="120"/>
        <w:rPr>
          <w:b/>
          <w:sz w:val="20"/>
          <w:szCs w:val="20"/>
        </w:rPr>
      </w:pPr>
      <w:r w:rsidRPr="000D6000">
        <w:rPr>
          <w:noProof/>
          <w:sz w:val="20"/>
          <w:szCs w:val="20"/>
          <w:lang w:val="en-US" w:eastAsia="en-US"/>
        </w:rPr>
        <w:drawing>
          <wp:anchor distT="0" distB="0" distL="114300" distR="114300" simplePos="0" relativeHeight="251658241" behindDoc="0" locked="0" layoutInCell="1" allowOverlap="1" wp14:anchorId="7010CC76" wp14:editId="2CE985BD">
            <wp:simplePos x="0" y="0"/>
            <wp:positionH relativeFrom="margin">
              <wp:align>left</wp:align>
            </wp:positionH>
            <wp:positionV relativeFrom="paragraph">
              <wp:posOffset>167005</wp:posOffset>
            </wp:positionV>
            <wp:extent cx="1849755" cy="1222375"/>
            <wp:effectExtent l="0" t="0" r="0" b="0"/>
            <wp:wrapSquare wrapText="bothSides"/>
            <wp:docPr id="33" name="Imagen 33" descr="Fotos de stock gratuitas de acción, almacén, almacenamiento"/>
            <wp:cNvGraphicFramePr/>
            <a:graphic xmlns:a="http://schemas.openxmlformats.org/drawingml/2006/main">
              <a:graphicData uri="http://schemas.openxmlformats.org/drawingml/2006/picture">
                <pic:pic xmlns:pic="http://schemas.openxmlformats.org/drawingml/2006/picture">
                  <pic:nvPicPr>
                    <pic:cNvPr id="9" name="Imagen 9" descr="Fotos de stock gratuitas de acción, almacén, almacenamiento"/>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55415" cy="1226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892ED4" w14:textId="51B34D54" w:rsidR="00DE7974" w:rsidRPr="000D6000" w:rsidRDefault="004315F9" w:rsidP="000D6000">
      <w:pPr>
        <w:spacing w:after="120"/>
        <w:jc w:val="both"/>
        <w:rPr>
          <w:bCs/>
          <w:sz w:val="20"/>
          <w:szCs w:val="20"/>
        </w:rPr>
      </w:pPr>
      <w:commentRangeStart w:id="6"/>
      <w:commentRangeEnd w:id="6"/>
      <w:r w:rsidRPr="000D6000">
        <w:rPr>
          <w:rStyle w:val="Refdecomentario"/>
          <w:sz w:val="20"/>
          <w:szCs w:val="20"/>
        </w:rPr>
        <w:commentReference w:id="6"/>
      </w:r>
      <w:r w:rsidR="00DE7974" w:rsidRPr="000D6000">
        <w:rPr>
          <w:bCs/>
          <w:sz w:val="20"/>
          <w:szCs w:val="20"/>
        </w:rPr>
        <w:t>El inventario es una relación organizada de bienes y existencias (</w:t>
      </w:r>
      <w:r w:rsidR="004E6F70" w:rsidRPr="000D6000">
        <w:rPr>
          <w:bCs/>
          <w:sz w:val="20"/>
          <w:szCs w:val="20"/>
        </w:rPr>
        <w:t>e</w:t>
      </w:r>
      <w:r w:rsidR="00DE7974" w:rsidRPr="000D6000">
        <w:rPr>
          <w:bCs/>
          <w:sz w:val="20"/>
          <w:szCs w:val="20"/>
        </w:rPr>
        <w:t>n este caso productos farmacéuticos)</w:t>
      </w:r>
      <w:r w:rsidR="004E6F70" w:rsidRPr="000D6000">
        <w:rPr>
          <w:bCs/>
          <w:sz w:val="20"/>
          <w:szCs w:val="20"/>
        </w:rPr>
        <w:t>,</w:t>
      </w:r>
      <w:r w:rsidR="00DE7974" w:rsidRPr="000D6000">
        <w:rPr>
          <w:bCs/>
          <w:sz w:val="20"/>
          <w:szCs w:val="20"/>
        </w:rPr>
        <w:t xml:space="preserve"> de una entidad o empresa (</w:t>
      </w:r>
      <w:r w:rsidR="004E6F70" w:rsidRPr="000D6000">
        <w:rPr>
          <w:bCs/>
          <w:sz w:val="20"/>
          <w:szCs w:val="20"/>
        </w:rPr>
        <w:t>s</w:t>
      </w:r>
      <w:r w:rsidR="00DE7974" w:rsidRPr="000D6000">
        <w:rPr>
          <w:bCs/>
          <w:sz w:val="20"/>
          <w:szCs w:val="20"/>
        </w:rPr>
        <w:t>ervicio o establecimiento farmacéutico), a una fecha determinada. Contablemente es una cuenta de activo</w:t>
      </w:r>
      <w:r w:rsidR="00F47AF7" w:rsidRPr="000D6000">
        <w:rPr>
          <w:bCs/>
          <w:sz w:val="20"/>
          <w:szCs w:val="20"/>
        </w:rPr>
        <w:t>s en circulación</w:t>
      </w:r>
      <w:r w:rsidR="00DE7974" w:rsidRPr="000D6000">
        <w:rPr>
          <w:bCs/>
          <w:sz w:val="20"/>
          <w:szCs w:val="20"/>
        </w:rPr>
        <w:t xml:space="preserve"> que representa</w:t>
      </w:r>
      <w:r w:rsidR="00F47AF7" w:rsidRPr="000D6000">
        <w:rPr>
          <w:bCs/>
          <w:sz w:val="20"/>
          <w:szCs w:val="20"/>
        </w:rPr>
        <w:t>n</w:t>
      </w:r>
      <w:r w:rsidR="00DE7974" w:rsidRPr="000D6000">
        <w:rPr>
          <w:bCs/>
          <w:sz w:val="20"/>
          <w:szCs w:val="20"/>
        </w:rPr>
        <w:t xml:space="preserve"> el valor de las mercancías existentes en un almacén.</w:t>
      </w:r>
    </w:p>
    <w:p w14:paraId="160ACA2A" w14:textId="77777777" w:rsidR="00161580" w:rsidRPr="000D6000" w:rsidRDefault="00161580" w:rsidP="000D6000">
      <w:pPr>
        <w:spacing w:after="120"/>
        <w:jc w:val="both"/>
        <w:rPr>
          <w:sz w:val="20"/>
          <w:szCs w:val="20"/>
        </w:rPr>
      </w:pPr>
    </w:p>
    <w:p w14:paraId="0AC45BEC" w14:textId="3E07A1D9" w:rsidR="00130A75" w:rsidRPr="000D6000" w:rsidRDefault="00130A75" w:rsidP="000D6000">
      <w:pPr>
        <w:spacing w:after="120"/>
        <w:jc w:val="both"/>
        <w:rPr>
          <w:bCs/>
          <w:sz w:val="20"/>
          <w:szCs w:val="20"/>
        </w:rPr>
      </w:pPr>
      <w:r w:rsidRPr="000D6000">
        <w:rPr>
          <w:sz w:val="20"/>
          <w:szCs w:val="20"/>
        </w:rPr>
        <w:t xml:space="preserve">Los inventarios son un punto crítico en las empresas </w:t>
      </w:r>
      <w:r w:rsidR="00183FD4" w:rsidRPr="000D6000">
        <w:rPr>
          <w:sz w:val="20"/>
          <w:szCs w:val="20"/>
        </w:rPr>
        <w:t xml:space="preserve">del sector </w:t>
      </w:r>
      <w:r w:rsidR="00282CD8" w:rsidRPr="000D6000">
        <w:rPr>
          <w:sz w:val="20"/>
          <w:szCs w:val="20"/>
        </w:rPr>
        <w:t>farmacéutico</w:t>
      </w:r>
      <w:r w:rsidRPr="000D6000">
        <w:rPr>
          <w:sz w:val="20"/>
          <w:szCs w:val="20"/>
        </w:rPr>
        <w:t xml:space="preserve">, convirtiéndose en </w:t>
      </w:r>
      <w:r w:rsidR="00282CD8" w:rsidRPr="000D6000">
        <w:rPr>
          <w:sz w:val="20"/>
          <w:szCs w:val="20"/>
        </w:rPr>
        <w:t>uno de los indicadores</w:t>
      </w:r>
      <w:r w:rsidRPr="000D6000">
        <w:rPr>
          <w:sz w:val="20"/>
          <w:szCs w:val="20"/>
        </w:rPr>
        <w:t xml:space="preserve"> de servicio y respuesta eficiente al </w:t>
      </w:r>
      <w:r w:rsidR="00183FD4" w:rsidRPr="000D6000">
        <w:rPr>
          <w:sz w:val="20"/>
          <w:szCs w:val="20"/>
        </w:rPr>
        <w:t>paciente</w:t>
      </w:r>
      <w:r w:rsidRPr="000D6000">
        <w:rPr>
          <w:sz w:val="20"/>
          <w:szCs w:val="20"/>
        </w:rPr>
        <w:t xml:space="preserve">. </w:t>
      </w:r>
      <w:r w:rsidR="00161580" w:rsidRPr="000D6000">
        <w:rPr>
          <w:sz w:val="20"/>
          <w:szCs w:val="20"/>
        </w:rPr>
        <w:t>L</w:t>
      </w:r>
      <w:r w:rsidRPr="000D6000">
        <w:rPr>
          <w:sz w:val="20"/>
          <w:szCs w:val="20"/>
        </w:rPr>
        <w:t xml:space="preserve">os niveles de demanda </w:t>
      </w:r>
      <w:r w:rsidR="00282CD8" w:rsidRPr="000D6000">
        <w:rPr>
          <w:sz w:val="20"/>
          <w:szCs w:val="20"/>
        </w:rPr>
        <w:t xml:space="preserve">de medicamentos y dispositivos médicos constituyen </w:t>
      </w:r>
      <w:r w:rsidRPr="000D6000">
        <w:rPr>
          <w:sz w:val="20"/>
          <w:szCs w:val="20"/>
        </w:rPr>
        <w:t>los datos de entrada para la planeación y control de todas las áreas funcionales</w:t>
      </w:r>
      <w:r w:rsidR="00282CD8" w:rsidRPr="000D6000">
        <w:rPr>
          <w:sz w:val="20"/>
          <w:szCs w:val="20"/>
        </w:rPr>
        <w:t xml:space="preserve"> de las instituciones prestadoras de servicios de salud</w:t>
      </w:r>
      <w:r w:rsidRPr="000D6000">
        <w:rPr>
          <w:sz w:val="20"/>
          <w:szCs w:val="20"/>
        </w:rPr>
        <w:t>, incluyendo logística, marketing, producción y finanzas.</w:t>
      </w:r>
      <w:r w:rsidR="000B53B8" w:rsidRPr="000D6000">
        <w:rPr>
          <w:b/>
          <w:sz w:val="20"/>
          <w:szCs w:val="20"/>
        </w:rPr>
        <w:t xml:space="preserve"> </w:t>
      </w:r>
      <w:r w:rsidR="00EC458F" w:rsidRPr="000D6000">
        <w:rPr>
          <w:bCs/>
          <w:sz w:val="20"/>
          <w:szCs w:val="20"/>
        </w:rPr>
        <w:t>La adquisición y almacenamiento</w:t>
      </w:r>
      <w:r w:rsidR="000B53B8" w:rsidRPr="000D6000">
        <w:rPr>
          <w:bCs/>
          <w:sz w:val="20"/>
          <w:szCs w:val="20"/>
        </w:rPr>
        <w:t xml:space="preserve"> de productos farmacéuticos es una tarea compleja que requiere de mucho tiempo, el inventario es continuo</w:t>
      </w:r>
      <w:r w:rsidR="00165AF3" w:rsidRPr="000D6000">
        <w:rPr>
          <w:bCs/>
          <w:sz w:val="20"/>
          <w:szCs w:val="20"/>
        </w:rPr>
        <w:t>,</w:t>
      </w:r>
      <w:r w:rsidR="000B53B8" w:rsidRPr="000D6000">
        <w:rPr>
          <w:bCs/>
          <w:sz w:val="20"/>
          <w:szCs w:val="20"/>
        </w:rPr>
        <w:t xml:space="preserve"> ya que la entrada y salida de productos es constante. </w:t>
      </w:r>
    </w:p>
    <w:p w14:paraId="186E7A8F" w14:textId="61607C1D" w:rsidR="0005484B" w:rsidRPr="000D6000" w:rsidRDefault="0005484B" w:rsidP="000D6000">
      <w:pPr>
        <w:spacing w:after="120"/>
        <w:jc w:val="both"/>
        <w:rPr>
          <w:bCs/>
          <w:sz w:val="20"/>
          <w:szCs w:val="20"/>
        </w:rPr>
      </w:pPr>
    </w:p>
    <w:p w14:paraId="3701A1C6" w14:textId="4175C4E4" w:rsidR="0005484B" w:rsidRPr="000D6000" w:rsidRDefault="0005484B" w:rsidP="000D6000">
      <w:pPr>
        <w:spacing w:after="120"/>
        <w:jc w:val="both"/>
        <w:rPr>
          <w:b/>
          <w:bCs/>
          <w:color w:val="000000"/>
          <w:sz w:val="20"/>
          <w:szCs w:val="20"/>
          <w:shd w:val="clear" w:color="auto" w:fill="FFFFFF"/>
        </w:rPr>
      </w:pPr>
      <w:commentRangeStart w:id="7"/>
      <w:r w:rsidRPr="000D6000">
        <w:rPr>
          <w:b/>
          <w:bCs/>
          <w:color w:val="000000"/>
          <w:sz w:val="20"/>
          <w:szCs w:val="20"/>
          <w:shd w:val="clear" w:color="auto" w:fill="FFFFFF"/>
        </w:rPr>
        <w:t xml:space="preserve">Es muy importante recordar que </w:t>
      </w:r>
      <w:r w:rsidR="00194187" w:rsidRPr="000D6000">
        <w:rPr>
          <w:b/>
          <w:bCs/>
          <w:color w:val="000000"/>
          <w:sz w:val="20"/>
          <w:szCs w:val="20"/>
          <w:shd w:val="clear" w:color="auto" w:fill="FFFFFF"/>
        </w:rPr>
        <w:t>de acuerdo con</w:t>
      </w:r>
      <w:r w:rsidRPr="000D6000">
        <w:rPr>
          <w:b/>
          <w:bCs/>
          <w:color w:val="000000"/>
          <w:sz w:val="20"/>
          <w:szCs w:val="20"/>
          <w:shd w:val="clear" w:color="auto" w:fill="FFFFFF"/>
        </w:rPr>
        <w:t xml:space="preserve"> la resolución 1403 del 2007:</w:t>
      </w:r>
    </w:p>
    <w:p w14:paraId="54A7FC40" w14:textId="7A2A144F" w:rsidR="0005484B" w:rsidRPr="000D6000" w:rsidRDefault="0005484B" w:rsidP="000D6000">
      <w:pPr>
        <w:spacing w:after="120"/>
        <w:jc w:val="both"/>
        <w:rPr>
          <w:sz w:val="20"/>
          <w:szCs w:val="20"/>
          <w:shd w:val="clear" w:color="auto" w:fill="FFFFFF"/>
        </w:rPr>
      </w:pPr>
      <w:r w:rsidRPr="000D6000">
        <w:rPr>
          <w:color w:val="000000"/>
          <w:sz w:val="20"/>
          <w:szCs w:val="20"/>
          <w:shd w:val="clear" w:color="auto" w:fill="FFFFFF"/>
        </w:rPr>
        <w:tab/>
        <w:t xml:space="preserve"> “</w:t>
      </w:r>
      <w:r w:rsidRPr="000D6000">
        <w:rPr>
          <w:sz w:val="20"/>
          <w:szCs w:val="20"/>
          <w:shd w:val="clear" w:color="auto" w:fill="FFFFFF"/>
        </w:rPr>
        <w:t>Criterios de almacenamiento. Los dispositivos médicos y los medicamentos se almacenarán de acuerdo con la clasificación farmacológica (medicamentos) en orden alfabético o cualquier otro método de clasificación, siempre y cuando se garantice el orden, se minimicen los eventos de confusión, pérdida y vencimiento durante su almacenamiento. El sistema de segregación de los dispositivos médicos y medicamentos debe garantizar que el lote más próximo a vencerse sea lo primero en dispensarse”</w:t>
      </w:r>
      <w:commentRangeEnd w:id="7"/>
      <w:r w:rsidR="001031B7">
        <w:rPr>
          <w:sz w:val="20"/>
          <w:szCs w:val="20"/>
          <w:shd w:val="clear" w:color="auto" w:fill="FFFFFF"/>
        </w:rPr>
        <w:t>.</w:t>
      </w:r>
      <w:r w:rsidR="00AF7062" w:rsidRPr="000D6000">
        <w:rPr>
          <w:rStyle w:val="Refdecomentario"/>
          <w:sz w:val="20"/>
          <w:szCs w:val="20"/>
        </w:rPr>
        <w:commentReference w:id="7"/>
      </w:r>
    </w:p>
    <w:p w14:paraId="4B84FC7D" w14:textId="77777777" w:rsidR="0005484B" w:rsidRPr="000D6000" w:rsidRDefault="0005484B" w:rsidP="000D6000">
      <w:pPr>
        <w:spacing w:after="120"/>
        <w:rPr>
          <w:b/>
          <w:sz w:val="20"/>
          <w:szCs w:val="20"/>
        </w:rPr>
      </w:pPr>
    </w:p>
    <w:p w14:paraId="2A071B31" w14:textId="3B5A04A6" w:rsidR="00130A75" w:rsidRPr="000D6000" w:rsidRDefault="0005484B" w:rsidP="001031B7">
      <w:pPr>
        <w:spacing w:after="120"/>
        <w:jc w:val="both"/>
        <w:rPr>
          <w:sz w:val="20"/>
          <w:szCs w:val="20"/>
        </w:rPr>
      </w:pPr>
      <w:r w:rsidRPr="000D6000">
        <w:rPr>
          <w:bCs/>
          <w:sz w:val="20"/>
          <w:szCs w:val="20"/>
        </w:rPr>
        <w:t>El desarrollo y control del inventario de una farmacia o servicios farmacéutico, está directamente relacionada con el volumen de su actividad diaria, con el nivel de complejidad en el cual se ejecuta; por lo tanto, el inventario de una empresa del sector farmacéutico depende del tamaño, volumen, estructura y características y principalmente a los procesos de selección y adquisición de medicamentos, dispositivos médicos y productos farmacéuticos, que constituyen las existencias reales de la empresa.</w:t>
      </w:r>
      <w:r w:rsidRPr="000D6000">
        <w:rPr>
          <w:sz w:val="20"/>
          <w:szCs w:val="20"/>
        </w:rPr>
        <w:t xml:space="preserve"> </w:t>
      </w:r>
    </w:p>
    <w:p w14:paraId="10614D57" w14:textId="1B1E1D76" w:rsidR="009C1090" w:rsidRPr="000D6000" w:rsidRDefault="00130A75" w:rsidP="000D6000">
      <w:pPr>
        <w:spacing w:after="120"/>
        <w:jc w:val="both"/>
        <w:rPr>
          <w:bCs/>
          <w:sz w:val="20"/>
          <w:szCs w:val="20"/>
        </w:rPr>
      </w:pPr>
      <w:r w:rsidRPr="000D6000">
        <w:rPr>
          <w:bCs/>
          <w:sz w:val="20"/>
          <w:szCs w:val="20"/>
        </w:rPr>
        <w:t xml:space="preserve">Las farmacias o </w:t>
      </w:r>
      <w:r w:rsidR="000A743D" w:rsidRPr="000D6000">
        <w:rPr>
          <w:bCs/>
          <w:sz w:val="20"/>
          <w:szCs w:val="20"/>
        </w:rPr>
        <w:t>d</w:t>
      </w:r>
      <w:r w:rsidR="00A218DC" w:rsidRPr="000D6000">
        <w:rPr>
          <w:bCs/>
          <w:sz w:val="20"/>
          <w:szCs w:val="20"/>
        </w:rPr>
        <w:t>roguerías</w:t>
      </w:r>
      <w:r w:rsidRPr="000D6000">
        <w:rPr>
          <w:bCs/>
          <w:sz w:val="20"/>
          <w:szCs w:val="20"/>
        </w:rPr>
        <w:t xml:space="preserve"> cuentan con un gran stock de productos</w:t>
      </w:r>
      <w:r w:rsidR="002D2C04" w:rsidRPr="000D6000">
        <w:rPr>
          <w:bCs/>
          <w:sz w:val="20"/>
          <w:szCs w:val="20"/>
        </w:rPr>
        <w:t xml:space="preserve"> farmacéuticos</w:t>
      </w:r>
      <w:r w:rsidR="002027E7" w:rsidRPr="000D6000">
        <w:rPr>
          <w:bCs/>
          <w:sz w:val="20"/>
          <w:szCs w:val="20"/>
        </w:rPr>
        <w:t>, como</w:t>
      </w:r>
      <w:r w:rsidR="001031B7">
        <w:rPr>
          <w:bCs/>
          <w:sz w:val="20"/>
          <w:szCs w:val="20"/>
        </w:rPr>
        <w:t xml:space="preserve"> son</w:t>
      </w:r>
      <w:r w:rsidRPr="000D6000">
        <w:rPr>
          <w:bCs/>
          <w:sz w:val="20"/>
          <w:szCs w:val="20"/>
        </w:rPr>
        <w:t xml:space="preserve">:  </w:t>
      </w:r>
    </w:p>
    <w:p w14:paraId="6243D93E" w14:textId="77777777" w:rsidR="002027E7" w:rsidRPr="000D6000" w:rsidRDefault="002027E7" w:rsidP="000D6000">
      <w:pPr>
        <w:pStyle w:val="Prrafodelista"/>
        <w:numPr>
          <w:ilvl w:val="0"/>
          <w:numId w:val="15"/>
        </w:numPr>
        <w:spacing w:after="120"/>
        <w:contextualSpacing w:val="0"/>
        <w:jc w:val="both"/>
        <w:rPr>
          <w:bCs/>
          <w:sz w:val="20"/>
          <w:szCs w:val="20"/>
        </w:rPr>
      </w:pPr>
      <w:commentRangeStart w:id="8"/>
      <w:r w:rsidRPr="000D6000">
        <w:rPr>
          <w:bCs/>
          <w:sz w:val="20"/>
          <w:szCs w:val="20"/>
        </w:rPr>
        <w:t>M</w:t>
      </w:r>
      <w:r w:rsidR="00130A75" w:rsidRPr="000D6000">
        <w:rPr>
          <w:bCs/>
          <w:sz w:val="20"/>
          <w:szCs w:val="20"/>
        </w:rPr>
        <w:t>edicamentos</w:t>
      </w:r>
      <w:r w:rsidRPr="000D6000">
        <w:rPr>
          <w:bCs/>
          <w:sz w:val="20"/>
          <w:szCs w:val="20"/>
        </w:rPr>
        <w:t>.</w:t>
      </w:r>
    </w:p>
    <w:p w14:paraId="0CF98F93" w14:textId="12C6F77D" w:rsidR="002027E7" w:rsidRPr="000D6000" w:rsidRDefault="002027E7" w:rsidP="000D6000">
      <w:pPr>
        <w:pStyle w:val="Prrafodelista"/>
        <w:numPr>
          <w:ilvl w:val="0"/>
          <w:numId w:val="15"/>
        </w:numPr>
        <w:spacing w:after="120"/>
        <w:contextualSpacing w:val="0"/>
        <w:jc w:val="both"/>
        <w:rPr>
          <w:bCs/>
          <w:sz w:val="20"/>
          <w:szCs w:val="20"/>
        </w:rPr>
      </w:pPr>
      <w:r w:rsidRPr="000D6000">
        <w:rPr>
          <w:bCs/>
          <w:sz w:val="20"/>
          <w:szCs w:val="20"/>
        </w:rPr>
        <w:t>D</w:t>
      </w:r>
      <w:r w:rsidR="00130A75" w:rsidRPr="000D6000">
        <w:rPr>
          <w:bCs/>
          <w:sz w:val="20"/>
          <w:szCs w:val="20"/>
        </w:rPr>
        <w:t>ispositivos médicos</w:t>
      </w:r>
      <w:r w:rsidR="00B252F7" w:rsidRPr="000D6000">
        <w:rPr>
          <w:bCs/>
          <w:sz w:val="20"/>
          <w:szCs w:val="20"/>
        </w:rPr>
        <w:t>.</w:t>
      </w:r>
    </w:p>
    <w:p w14:paraId="64828075" w14:textId="76113EA3" w:rsidR="002027E7" w:rsidRPr="000D6000" w:rsidRDefault="002027E7" w:rsidP="000D6000">
      <w:pPr>
        <w:pStyle w:val="Prrafodelista"/>
        <w:numPr>
          <w:ilvl w:val="0"/>
          <w:numId w:val="15"/>
        </w:numPr>
        <w:spacing w:after="120"/>
        <w:contextualSpacing w:val="0"/>
        <w:jc w:val="both"/>
        <w:rPr>
          <w:bCs/>
          <w:sz w:val="20"/>
          <w:szCs w:val="20"/>
        </w:rPr>
      </w:pPr>
      <w:r w:rsidRPr="000D6000">
        <w:rPr>
          <w:bCs/>
          <w:sz w:val="20"/>
          <w:szCs w:val="20"/>
        </w:rPr>
        <w:t>P</w:t>
      </w:r>
      <w:r w:rsidR="00130A75" w:rsidRPr="000D6000">
        <w:rPr>
          <w:bCs/>
          <w:sz w:val="20"/>
          <w:szCs w:val="20"/>
        </w:rPr>
        <w:t xml:space="preserve">roductos de </w:t>
      </w:r>
      <w:r w:rsidR="00480D20" w:rsidRPr="000D6000">
        <w:rPr>
          <w:bCs/>
          <w:sz w:val="20"/>
          <w:szCs w:val="20"/>
        </w:rPr>
        <w:t>cosmetología</w:t>
      </w:r>
      <w:r w:rsidR="00B252F7" w:rsidRPr="000D6000">
        <w:rPr>
          <w:bCs/>
          <w:sz w:val="20"/>
          <w:szCs w:val="20"/>
        </w:rPr>
        <w:t>.</w:t>
      </w:r>
    </w:p>
    <w:p w14:paraId="140E534D" w14:textId="0E9CF751" w:rsidR="002027E7" w:rsidRPr="000D6000" w:rsidRDefault="002027E7" w:rsidP="000D6000">
      <w:pPr>
        <w:pStyle w:val="Prrafodelista"/>
        <w:numPr>
          <w:ilvl w:val="0"/>
          <w:numId w:val="15"/>
        </w:numPr>
        <w:spacing w:after="120"/>
        <w:contextualSpacing w:val="0"/>
        <w:jc w:val="both"/>
        <w:rPr>
          <w:bCs/>
          <w:sz w:val="20"/>
          <w:szCs w:val="20"/>
        </w:rPr>
      </w:pPr>
      <w:r w:rsidRPr="000D6000">
        <w:rPr>
          <w:bCs/>
          <w:sz w:val="20"/>
          <w:szCs w:val="20"/>
        </w:rPr>
        <w:t>M</w:t>
      </w:r>
      <w:r w:rsidR="00480D20" w:rsidRPr="000D6000">
        <w:rPr>
          <w:bCs/>
          <w:sz w:val="20"/>
          <w:szCs w:val="20"/>
        </w:rPr>
        <w:t xml:space="preserve">edicamentos </w:t>
      </w:r>
      <w:r w:rsidR="00347888" w:rsidRPr="000D6000">
        <w:rPr>
          <w:bCs/>
          <w:sz w:val="20"/>
          <w:szCs w:val="20"/>
        </w:rPr>
        <w:t>homeopáticos</w:t>
      </w:r>
      <w:r w:rsidR="00B252F7" w:rsidRPr="000D6000">
        <w:rPr>
          <w:bCs/>
          <w:sz w:val="20"/>
          <w:szCs w:val="20"/>
        </w:rPr>
        <w:t>.</w:t>
      </w:r>
    </w:p>
    <w:p w14:paraId="6DBB5282" w14:textId="458F66B8" w:rsidR="009C1090" w:rsidRPr="000D6000" w:rsidRDefault="002027E7" w:rsidP="000D6000">
      <w:pPr>
        <w:pStyle w:val="Prrafodelista"/>
        <w:numPr>
          <w:ilvl w:val="0"/>
          <w:numId w:val="15"/>
        </w:numPr>
        <w:spacing w:after="120"/>
        <w:contextualSpacing w:val="0"/>
        <w:jc w:val="both"/>
        <w:rPr>
          <w:bCs/>
          <w:sz w:val="20"/>
          <w:szCs w:val="20"/>
        </w:rPr>
      </w:pPr>
      <w:r w:rsidRPr="000D6000">
        <w:rPr>
          <w:bCs/>
          <w:sz w:val="20"/>
          <w:szCs w:val="20"/>
        </w:rPr>
        <w:t>P</w:t>
      </w:r>
      <w:r w:rsidR="00347888" w:rsidRPr="000D6000">
        <w:rPr>
          <w:bCs/>
          <w:sz w:val="20"/>
          <w:szCs w:val="20"/>
        </w:rPr>
        <w:t>roductos</w:t>
      </w:r>
      <w:r w:rsidR="00480D20" w:rsidRPr="000D6000">
        <w:rPr>
          <w:bCs/>
          <w:sz w:val="20"/>
          <w:szCs w:val="20"/>
        </w:rPr>
        <w:t xml:space="preserve"> </w:t>
      </w:r>
      <w:r w:rsidR="00155209" w:rsidRPr="000D6000">
        <w:rPr>
          <w:bCs/>
          <w:sz w:val="20"/>
          <w:szCs w:val="20"/>
        </w:rPr>
        <w:t>fitoterapeuticos</w:t>
      </w:r>
      <w:r w:rsidR="009C1090" w:rsidRPr="000D6000">
        <w:rPr>
          <w:bCs/>
          <w:sz w:val="20"/>
          <w:szCs w:val="20"/>
        </w:rPr>
        <w:t>.</w:t>
      </w:r>
      <w:commentRangeEnd w:id="8"/>
      <w:r w:rsidR="0035728B" w:rsidRPr="000D6000">
        <w:rPr>
          <w:rStyle w:val="Refdecomentario"/>
          <w:sz w:val="20"/>
          <w:szCs w:val="20"/>
        </w:rPr>
        <w:commentReference w:id="8"/>
      </w:r>
    </w:p>
    <w:p w14:paraId="0EB7DDC4" w14:textId="6E161755" w:rsidR="009C1090" w:rsidRPr="001031B7" w:rsidRDefault="00B252F7" w:rsidP="000D6000">
      <w:pPr>
        <w:pStyle w:val="Prrafodelista"/>
        <w:numPr>
          <w:ilvl w:val="0"/>
          <w:numId w:val="15"/>
        </w:numPr>
        <w:spacing w:after="120"/>
        <w:contextualSpacing w:val="0"/>
        <w:jc w:val="both"/>
        <w:rPr>
          <w:bCs/>
          <w:sz w:val="20"/>
          <w:szCs w:val="20"/>
        </w:rPr>
      </w:pPr>
      <w:r w:rsidRPr="000D6000">
        <w:rPr>
          <w:bCs/>
          <w:sz w:val="20"/>
          <w:szCs w:val="20"/>
        </w:rPr>
        <w:t>Entre otros.</w:t>
      </w:r>
    </w:p>
    <w:p w14:paraId="27D090A4" w14:textId="1AD2CCF0" w:rsidR="00025E66" w:rsidRPr="000D6000" w:rsidRDefault="00126548" w:rsidP="000D6000">
      <w:pPr>
        <w:spacing w:after="120"/>
        <w:jc w:val="both"/>
        <w:rPr>
          <w:bCs/>
          <w:sz w:val="20"/>
          <w:szCs w:val="20"/>
        </w:rPr>
      </w:pPr>
      <w:r w:rsidRPr="000D6000">
        <w:rPr>
          <w:bCs/>
          <w:sz w:val="20"/>
          <w:szCs w:val="20"/>
        </w:rPr>
        <w:t xml:space="preserve">Todos ellos </w:t>
      </w:r>
      <w:r w:rsidR="001031B7">
        <w:rPr>
          <w:bCs/>
          <w:sz w:val="20"/>
          <w:szCs w:val="20"/>
        </w:rPr>
        <w:t>se</w:t>
      </w:r>
      <w:r w:rsidR="00362EBA" w:rsidRPr="000D6000">
        <w:rPr>
          <w:bCs/>
          <w:sz w:val="20"/>
          <w:szCs w:val="20"/>
        </w:rPr>
        <w:t xml:space="preserve"> deben </w:t>
      </w:r>
      <w:r w:rsidR="00165AF3" w:rsidRPr="000D6000">
        <w:rPr>
          <w:bCs/>
          <w:sz w:val="20"/>
          <w:szCs w:val="20"/>
        </w:rPr>
        <w:t>comprar y mantener</w:t>
      </w:r>
      <w:r w:rsidR="00130A75" w:rsidRPr="000D6000">
        <w:rPr>
          <w:bCs/>
          <w:sz w:val="20"/>
          <w:szCs w:val="20"/>
        </w:rPr>
        <w:t xml:space="preserve"> para n</w:t>
      </w:r>
      <w:r w:rsidR="00285464" w:rsidRPr="000D6000">
        <w:rPr>
          <w:bCs/>
          <w:sz w:val="20"/>
          <w:szCs w:val="20"/>
        </w:rPr>
        <w:t>o quedarse</w:t>
      </w:r>
      <w:r w:rsidR="00130A75" w:rsidRPr="000D6000">
        <w:rPr>
          <w:bCs/>
          <w:sz w:val="20"/>
          <w:szCs w:val="20"/>
        </w:rPr>
        <w:t xml:space="preserve"> sin existencias y p</w:t>
      </w:r>
      <w:r w:rsidR="00686ED4" w:rsidRPr="000D6000">
        <w:rPr>
          <w:bCs/>
          <w:sz w:val="20"/>
          <w:szCs w:val="20"/>
        </w:rPr>
        <w:t xml:space="preserve">oder </w:t>
      </w:r>
      <w:r w:rsidR="00165AF3" w:rsidRPr="000D6000">
        <w:rPr>
          <w:bCs/>
          <w:sz w:val="20"/>
          <w:szCs w:val="20"/>
        </w:rPr>
        <w:t>distribuir, dispensar y/o vender</w:t>
      </w:r>
      <w:r w:rsidR="009C1090" w:rsidRPr="000D6000">
        <w:rPr>
          <w:bCs/>
          <w:sz w:val="20"/>
          <w:szCs w:val="20"/>
        </w:rPr>
        <w:t>l</w:t>
      </w:r>
      <w:r w:rsidR="00130A75" w:rsidRPr="000D6000">
        <w:rPr>
          <w:bCs/>
          <w:sz w:val="20"/>
          <w:szCs w:val="20"/>
        </w:rPr>
        <w:t xml:space="preserve">os </w:t>
      </w:r>
      <w:r w:rsidR="009C1090" w:rsidRPr="000D6000">
        <w:rPr>
          <w:bCs/>
          <w:sz w:val="20"/>
          <w:szCs w:val="20"/>
        </w:rPr>
        <w:t xml:space="preserve">a </w:t>
      </w:r>
      <w:r w:rsidR="00130A75" w:rsidRPr="000D6000">
        <w:rPr>
          <w:bCs/>
          <w:sz w:val="20"/>
          <w:szCs w:val="20"/>
        </w:rPr>
        <w:t>pacientes</w:t>
      </w:r>
      <w:r w:rsidR="00165AF3" w:rsidRPr="000D6000">
        <w:rPr>
          <w:bCs/>
          <w:sz w:val="20"/>
          <w:szCs w:val="20"/>
        </w:rPr>
        <w:t xml:space="preserve"> y clientes</w:t>
      </w:r>
      <w:r w:rsidR="00130A75" w:rsidRPr="000D6000">
        <w:rPr>
          <w:bCs/>
          <w:sz w:val="20"/>
          <w:szCs w:val="20"/>
        </w:rPr>
        <w:t>.</w:t>
      </w:r>
    </w:p>
    <w:p w14:paraId="2F7746C6" w14:textId="72B55E00" w:rsidR="00CF614F" w:rsidRPr="000D6000" w:rsidRDefault="00CF614F" w:rsidP="000D6000">
      <w:pPr>
        <w:spacing w:after="120"/>
        <w:jc w:val="both"/>
        <w:rPr>
          <w:bCs/>
          <w:sz w:val="20"/>
          <w:szCs w:val="20"/>
        </w:rPr>
      </w:pPr>
      <w:r w:rsidRPr="000D6000">
        <w:rPr>
          <w:bCs/>
          <w:sz w:val="20"/>
          <w:szCs w:val="20"/>
        </w:rPr>
        <w:t xml:space="preserve">La siguiente </w:t>
      </w:r>
      <w:del w:id="9" w:author="JHON JAIRO RODRIGUEZ PEREZ" w:date="2022-06-05T21:26:00Z">
        <w:r w:rsidRPr="000D6000" w:rsidDel="00AD4DE0">
          <w:rPr>
            <w:bCs/>
            <w:sz w:val="20"/>
            <w:szCs w:val="20"/>
          </w:rPr>
          <w:delText xml:space="preserve">imagen </w:delText>
        </w:r>
      </w:del>
      <w:ins w:id="10" w:author="JHON JAIRO RODRIGUEZ PEREZ" w:date="2022-06-05T21:26:00Z">
        <w:r w:rsidR="00AD4DE0">
          <w:rPr>
            <w:bCs/>
            <w:sz w:val="20"/>
            <w:szCs w:val="20"/>
          </w:rPr>
          <w:t>figura 1</w:t>
        </w:r>
        <w:r w:rsidR="00AD4DE0" w:rsidRPr="000D6000">
          <w:rPr>
            <w:bCs/>
            <w:sz w:val="20"/>
            <w:szCs w:val="20"/>
          </w:rPr>
          <w:t xml:space="preserve"> </w:t>
        </w:r>
      </w:ins>
      <w:r w:rsidRPr="000D6000">
        <w:rPr>
          <w:bCs/>
          <w:sz w:val="20"/>
          <w:szCs w:val="20"/>
        </w:rPr>
        <w:t>representa el proceso de realizar una toma física de inventario:</w:t>
      </w:r>
    </w:p>
    <w:p w14:paraId="240CCDEF" w14:textId="77777777" w:rsidR="001031B7" w:rsidRDefault="001031B7" w:rsidP="000D6000">
      <w:pPr>
        <w:spacing w:after="120"/>
        <w:rPr>
          <w:b/>
          <w:bCs/>
          <w:sz w:val="20"/>
          <w:szCs w:val="20"/>
        </w:rPr>
      </w:pPr>
    </w:p>
    <w:p w14:paraId="0DE2F7E5" w14:textId="77777777" w:rsidR="00CF614F" w:rsidRPr="000D6000" w:rsidRDefault="00CF614F" w:rsidP="000D6000">
      <w:pPr>
        <w:spacing w:after="120"/>
        <w:rPr>
          <w:b/>
          <w:bCs/>
          <w:sz w:val="20"/>
          <w:szCs w:val="20"/>
        </w:rPr>
      </w:pPr>
      <w:r w:rsidRPr="000D6000">
        <w:rPr>
          <w:b/>
          <w:bCs/>
          <w:sz w:val="20"/>
          <w:szCs w:val="20"/>
        </w:rPr>
        <w:t>Figura 1</w:t>
      </w:r>
    </w:p>
    <w:p w14:paraId="574CB720" w14:textId="77777777" w:rsidR="00CF614F" w:rsidRPr="000D6000" w:rsidRDefault="00CF614F" w:rsidP="000D6000">
      <w:pPr>
        <w:spacing w:after="120"/>
        <w:rPr>
          <w:bCs/>
          <w:i/>
          <w:sz w:val="20"/>
          <w:szCs w:val="20"/>
        </w:rPr>
      </w:pPr>
      <w:r w:rsidRPr="000D6000">
        <w:rPr>
          <w:bCs/>
          <w:i/>
          <w:sz w:val="20"/>
          <w:szCs w:val="20"/>
        </w:rPr>
        <w:t>Toma inventario físico</w:t>
      </w:r>
    </w:p>
    <w:p w14:paraId="256BBEC8" w14:textId="6B36D36B" w:rsidR="00CF614F" w:rsidRPr="000D6000" w:rsidRDefault="00273FA3" w:rsidP="000D6000">
      <w:pPr>
        <w:spacing w:after="120"/>
        <w:jc w:val="both"/>
        <w:rPr>
          <w:bCs/>
          <w:sz w:val="20"/>
          <w:szCs w:val="20"/>
          <w:highlight w:val="yellow"/>
        </w:rPr>
      </w:pPr>
      <w:commentRangeStart w:id="11"/>
      <w:commentRangeEnd w:id="11"/>
      <w:r w:rsidRPr="000D6000">
        <w:rPr>
          <w:rStyle w:val="Refdecomentario"/>
          <w:sz w:val="20"/>
          <w:szCs w:val="20"/>
        </w:rPr>
        <w:commentReference w:id="11"/>
      </w:r>
    </w:p>
    <w:p w14:paraId="5210FE99" w14:textId="3A466304" w:rsidR="004E2A60" w:rsidRPr="000D6000" w:rsidRDefault="00887D78" w:rsidP="000D6000">
      <w:pPr>
        <w:spacing w:after="120"/>
        <w:jc w:val="center"/>
        <w:rPr>
          <w:b/>
          <w:sz w:val="20"/>
          <w:szCs w:val="20"/>
        </w:rPr>
      </w:pPr>
      <w:r w:rsidRPr="000D6000">
        <w:rPr>
          <w:noProof/>
          <w:sz w:val="20"/>
          <w:szCs w:val="20"/>
          <w:lang w:val="en-US" w:eastAsia="en-US"/>
        </w:rPr>
        <w:drawing>
          <wp:inline distT="0" distB="0" distL="0" distR="0" wp14:anchorId="39517635" wp14:editId="05309C5C">
            <wp:extent cx="5018567" cy="2541181"/>
            <wp:effectExtent l="0" t="0" r="0" b="0"/>
            <wp:docPr id="39" name="Imagen 39" descr="Trabajador de fábrica sosteniendo el portapapeles y comprobando el inventario del departamento de almacenamiento del almacén Foto gratis"/>
            <wp:cNvGraphicFramePr/>
            <a:graphic xmlns:a="http://schemas.openxmlformats.org/drawingml/2006/main">
              <a:graphicData uri="http://schemas.openxmlformats.org/drawingml/2006/picture">
                <pic:pic xmlns:pic="http://schemas.openxmlformats.org/drawingml/2006/picture">
                  <pic:nvPicPr>
                    <pic:cNvPr id="7" name="Imagen 7" descr="Trabajador de fábrica sosteniendo el portapapeles y comprobando el inventario del departamento de almacenamiento del almacén Foto grati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2304" cy="2553201"/>
                    </a:xfrm>
                    <a:prstGeom prst="rect">
                      <a:avLst/>
                    </a:prstGeom>
                    <a:noFill/>
                    <a:ln>
                      <a:noFill/>
                    </a:ln>
                  </pic:spPr>
                </pic:pic>
              </a:graphicData>
            </a:graphic>
          </wp:inline>
        </w:drawing>
      </w:r>
    </w:p>
    <w:p w14:paraId="14CF64C1" w14:textId="77777777" w:rsidR="00986262" w:rsidRPr="000D6000" w:rsidRDefault="00986262" w:rsidP="000D6000">
      <w:pPr>
        <w:spacing w:after="120"/>
        <w:jc w:val="both"/>
        <w:rPr>
          <w:bCs/>
          <w:sz w:val="20"/>
          <w:szCs w:val="20"/>
        </w:rPr>
      </w:pPr>
    </w:p>
    <w:p w14:paraId="5ABE1B00" w14:textId="77777777" w:rsidR="00F905D8" w:rsidRPr="000D6000" w:rsidRDefault="00F905D8" w:rsidP="000D6000">
      <w:pPr>
        <w:spacing w:after="120"/>
        <w:jc w:val="both"/>
        <w:rPr>
          <w:bCs/>
          <w:sz w:val="20"/>
          <w:szCs w:val="20"/>
        </w:rPr>
      </w:pPr>
      <w:r w:rsidRPr="000D6000">
        <w:rPr>
          <w:bCs/>
          <w:sz w:val="20"/>
          <w:szCs w:val="20"/>
        </w:rPr>
        <w:t>Las existencias de productos en las farmacias tienen ciertas características:</w:t>
      </w:r>
    </w:p>
    <w:p w14:paraId="4A1EADEF" w14:textId="77777777" w:rsidR="00F905D8" w:rsidRPr="000D6000" w:rsidRDefault="00F905D8" w:rsidP="000D6000">
      <w:pPr>
        <w:pStyle w:val="Prrafodelista"/>
        <w:numPr>
          <w:ilvl w:val="0"/>
          <w:numId w:val="26"/>
        </w:numPr>
        <w:spacing w:after="120"/>
        <w:contextualSpacing w:val="0"/>
        <w:jc w:val="both"/>
        <w:rPr>
          <w:bCs/>
          <w:sz w:val="20"/>
          <w:szCs w:val="20"/>
        </w:rPr>
      </w:pPr>
      <w:commentRangeStart w:id="12"/>
      <w:r w:rsidRPr="000D6000">
        <w:rPr>
          <w:bCs/>
          <w:sz w:val="20"/>
          <w:szCs w:val="20"/>
        </w:rPr>
        <w:t>Productos similares en su nombre o empaque.</w:t>
      </w:r>
    </w:p>
    <w:p w14:paraId="160388FC" w14:textId="77777777" w:rsidR="00F905D8" w:rsidRPr="000D6000" w:rsidRDefault="00F905D8" w:rsidP="000D6000">
      <w:pPr>
        <w:pStyle w:val="Prrafodelista"/>
        <w:numPr>
          <w:ilvl w:val="0"/>
          <w:numId w:val="26"/>
        </w:numPr>
        <w:spacing w:after="120"/>
        <w:contextualSpacing w:val="0"/>
        <w:jc w:val="both"/>
        <w:rPr>
          <w:bCs/>
          <w:sz w:val="20"/>
          <w:szCs w:val="20"/>
        </w:rPr>
      </w:pPr>
      <w:r w:rsidRPr="000D6000">
        <w:rPr>
          <w:bCs/>
          <w:sz w:val="20"/>
          <w:szCs w:val="20"/>
        </w:rPr>
        <w:t>Fechas de vencimiento.</w:t>
      </w:r>
    </w:p>
    <w:p w14:paraId="43C8B6CD" w14:textId="0C5457E8" w:rsidR="002D2C04" w:rsidRPr="000D6000" w:rsidDel="007F735F" w:rsidRDefault="00F905D8" w:rsidP="007F735F">
      <w:pPr>
        <w:pStyle w:val="Prrafodelista"/>
        <w:numPr>
          <w:ilvl w:val="0"/>
          <w:numId w:val="26"/>
        </w:numPr>
        <w:spacing w:after="120"/>
        <w:contextualSpacing w:val="0"/>
        <w:jc w:val="both"/>
        <w:rPr>
          <w:del w:id="13" w:author="JHON JAIRO RODRIGUEZ PEREZ" w:date="2022-06-05T21:27:00Z"/>
          <w:bCs/>
          <w:sz w:val="20"/>
          <w:szCs w:val="20"/>
        </w:rPr>
      </w:pPr>
      <w:r w:rsidRPr="007F735F">
        <w:rPr>
          <w:bCs/>
          <w:sz w:val="20"/>
          <w:szCs w:val="20"/>
        </w:rPr>
        <w:t>Algunos medicamentos tienen una vida útil corta, mientras que otros requieren de condiciones especiales de almacenamiento para asegurar la cadena de frío, por lo que deben tratarse con precisión durante el almacenamiento, como si se tratara de alimentos frescos</w:t>
      </w:r>
      <w:ins w:id="14" w:author="JHON JAIRO RODRIGUEZ PEREZ" w:date="2022-06-05T22:41:00Z">
        <w:r w:rsidR="001B635C">
          <w:rPr>
            <w:bCs/>
            <w:sz w:val="20"/>
            <w:szCs w:val="20"/>
          </w:rPr>
          <w:t>.</w:t>
        </w:r>
      </w:ins>
      <w:del w:id="15" w:author="JHON JAIRO RODRIGUEZ PEREZ" w:date="2022-06-05T21:27:00Z">
        <w:r w:rsidRPr="007F735F" w:rsidDel="007F735F">
          <w:rPr>
            <w:bCs/>
            <w:sz w:val="20"/>
            <w:szCs w:val="20"/>
          </w:rPr>
          <w:delText>.</w:delText>
        </w:r>
        <w:commentRangeEnd w:id="12"/>
        <w:r w:rsidRPr="000D6000" w:rsidDel="007F735F">
          <w:rPr>
            <w:rStyle w:val="Refdecomentario"/>
            <w:sz w:val="20"/>
            <w:szCs w:val="20"/>
          </w:rPr>
          <w:commentReference w:id="12"/>
        </w:r>
      </w:del>
    </w:p>
    <w:p w14:paraId="18C2FA22" w14:textId="77777777" w:rsidR="007F735F" w:rsidRPr="007F735F" w:rsidRDefault="001031B7" w:rsidP="007F735F">
      <w:pPr>
        <w:pStyle w:val="Prrafodelista"/>
        <w:numPr>
          <w:ilvl w:val="0"/>
          <w:numId w:val="26"/>
        </w:numPr>
        <w:spacing w:after="120"/>
        <w:contextualSpacing w:val="0"/>
        <w:jc w:val="both"/>
        <w:rPr>
          <w:ins w:id="16" w:author="JHON JAIRO RODRIGUEZ PEREZ" w:date="2022-06-05T21:27:00Z"/>
          <w:bCs/>
          <w:sz w:val="20"/>
          <w:szCs w:val="20"/>
          <w:rPrChange w:id="17" w:author="JHON JAIRO RODRIGUEZ PEREZ" w:date="2022-06-05T21:27:00Z">
            <w:rPr>
              <w:ins w:id="18" w:author="JHON JAIRO RODRIGUEZ PEREZ" w:date="2022-06-05T21:27:00Z"/>
            </w:rPr>
          </w:rPrChange>
        </w:rPr>
        <w:pPrChange w:id="19" w:author="JHON JAIRO RODRIGUEZ PEREZ" w:date="2022-06-05T21:27:00Z">
          <w:pPr>
            <w:spacing w:after="120"/>
            <w:jc w:val="both"/>
          </w:pPr>
        </w:pPrChange>
      </w:pPr>
      <w:del w:id="20" w:author="JHON JAIRO RODRIGUEZ PEREZ" w:date="2022-06-05T21:27:00Z">
        <w:r w:rsidRPr="007F735F" w:rsidDel="007F735F">
          <w:rPr>
            <w:bCs/>
            <w:sz w:val="20"/>
            <w:szCs w:val="20"/>
            <w:rPrChange w:id="21" w:author="JHON JAIRO RODRIGUEZ PEREZ" w:date="2022-06-05T21:27:00Z">
              <w:rPr/>
            </w:rPrChange>
          </w:rPr>
          <w:delText>Y e</w:delText>
        </w:r>
      </w:del>
    </w:p>
    <w:p w14:paraId="0619C033" w14:textId="18EEB5D9" w:rsidR="002D2C04" w:rsidRPr="007F735F" w:rsidRDefault="007F735F" w:rsidP="007F735F">
      <w:pPr>
        <w:spacing w:after="120"/>
        <w:jc w:val="both"/>
        <w:rPr>
          <w:bCs/>
          <w:sz w:val="20"/>
          <w:szCs w:val="20"/>
          <w:rPrChange w:id="22" w:author="JHON JAIRO RODRIGUEZ PEREZ" w:date="2022-06-05T21:27:00Z">
            <w:rPr/>
          </w:rPrChange>
        </w:rPr>
        <w:pPrChange w:id="23" w:author="JHON JAIRO RODRIGUEZ PEREZ" w:date="2022-06-05T21:27:00Z">
          <w:pPr>
            <w:spacing w:after="120"/>
          </w:pPr>
        </w:pPrChange>
      </w:pPr>
      <w:ins w:id="24" w:author="JHON JAIRO RODRIGUEZ PEREZ" w:date="2022-06-05T21:27:00Z">
        <w:r>
          <w:rPr>
            <w:bCs/>
            <w:sz w:val="20"/>
            <w:szCs w:val="20"/>
          </w:rPr>
          <w:t>E</w:t>
        </w:r>
      </w:ins>
      <w:r w:rsidR="002D2C04" w:rsidRPr="007F735F">
        <w:rPr>
          <w:bCs/>
          <w:sz w:val="20"/>
          <w:szCs w:val="20"/>
          <w:rPrChange w:id="25" w:author="JHON JAIRO RODRIGUEZ PEREZ" w:date="2022-06-05T21:27:00Z">
            <w:rPr/>
          </w:rPrChange>
        </w:rPr>
        <w:t>l inventario</w:t>
      </w:r>
      <w:r w:rsidR="004E2A60" w:rsidRPr="007F735F">
        <w:rPr>
          <w:bCs/>
          <w:sz w:val="20"/>
          <w:szCs w:val="20"/>
          <w:rPrChange w:id="26" w:author="JHON JAIRO RODRIGUEZ PEREZ" w:date="2022-06-05T21:27:00Z">
            <w:rPr/>
          </w:rPrChange>
        </w:rPr>
        <w:t xml:space="preserve"> depende del tipo de demanda que tenga el </w:t>
      </w:r>
      <w:r w:rsidR="002D2C04" w:rsidRPr="007F735F">
        <w:rPr>
          <w:bCs/>
          <w:sz w:val="20"/>
          <w:szCs w:val="20"/>
          <w:rPrChange w:id="27" w:author="JHON JAIRO RODRIGUEZ PEREZ" w:date="2022-06-05T21:27:00Z">
            <w:rPr/>
          </w:rPrChange>
        </w:rPr>
        <w:t>producto farmacéutico,</w:t>
      </w:r>
      <w:r w:rsidR="004E2A60" w:rsidRPr="007F735F">
        <w:rPr>
          <w:bCs/>
          <w:sz w:val="20"/>
          <w:szCs w:val="20"/>
          <w:rPrChange w:id="28" w:author="JHON JAIRO RODRIGUEZ PEREZ" w:date="2022-06-05T21:27:00Z">
            <w:rPr/>
          </w:rPrChange>
        </w:rPr>
        <w:t xml:space="preserve"> </w:t>
      </w:r>
      <w:r w:rsidR="001031B7" w:rsidRPr="007F735F">
        <w:rPr>
          <w:bCs/>
          <w:sz w:val="20"/>
          <w:szCs w:val="20"/>
          <w:rPrChange w:id="29" w:author="JHON JAIRO RODRIGUEZ PEREZ" w:date="2022-06-05T21:27:00Z">
            <w:rPr/>
          </w:rPrChange>
        </w:rPr>
        <w:t>la cual</w:t>
      </w:r>
      <w:r w:rsidR="004E2A60" w:rsidRPr="007F735F">
        <w:rPr>
          <w:bCs/>
          <w:sz w:val="20"/>
          <w:szCs w:val="20"/>
          <w:rPrChange w:id="30" w:author="JHON JAIRO RODRIGUEZ PEREZ" w:date="2022-06-05T21:27:00Z">
            <w:rPr/>
          </w:rPrChange>
        </w:rPr>
        <w:t xml:space="preserve"> puede ser de dos tipos: </w:t>
      </w:r>
    </w:p>
    <w:p w14:paraId="24EF2352" w14:textId="77777777" w:rsidR="002D2C04" w:rsidRPr="000D6000" w:rsidRDefault="002D2C04" w:rsidP="000D6000">
      <w:pPr>
        <w:spacing w:after="120"/>
        <w:rPr>
          <w:bCs/>
          <w:sz w:val="20"/>
          <w:szCs w:val="20"/>
        </w:rPr>
      </w:pPr>
    </w:p>
    <w:p w14:paraId="28110708" w14:textId="2C966E0E" w:rsidR="00C22CB3" w:rsidRPr="000D6000" w:rsidRDefault="003B3104" w:rsidP="000D6000">
      <w:pPr>
        <w:spacing w:after="120"/>
        <w:jc w:val="center"/>
        <w:rPr>
          <w:b/>
          <w:bCs/>
          <w:color w:val="000000"/>
          <w:sz w:val="20"/>
          <w:szCs w:val="20"/>
        </w:rPr>
      </w:pPr>
      <w:commentRangeStart w:id="31"/>
      <w:r w:rsidRPr="000D6000">
        <w:rPr>
          <w:noProof/>
          <w:sz w:val="20"/>
          <w:szCs w:val="20"/>
          <w:lang w:val="en-US" w:eastAsia="en-US"/>
        </w:rPr>
        <w:drawing>
          <wp:inline distT="0" distB="0" distL="0" distR="0" wp14:anchorId="2208C722" wp14:editId="43F57FA4">
            <wp:extent cx="4606502" cy="800756"/>
            <wp:effectExtent l="0" t="0" r="0" b="12065"/>
            <wp:docPr id="41" name="Imagen 4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6"/>
                    <a:stretch>
                      <a:fillRect/>
                    </a:stretch>
                  </pic:blipFill>
                  <pic:spPr>
                    <a:xfrm>
                      <a:off x="0" y="0"/>
                      <a:ext cx="4684550" cy="814323"/>
                    </a:xfrm>
                    <a:prstGeom prst="rect">
                      <a:avLst/>
                    </a:prstGeom>
                  </pic:spPr>
                </pic:pic>
              </a:graphicData>
            </a:graphic>
          </wp:inline>
        </w:drawing>
      </w:r>
      <w:commentRangeEnd w:id="31"/>
      <w:r w:rsidR="00726757" w:rsidRPr="000D6000">
        <w:rPr>
          <w:rStyle w:val="Refdecomentario"/>
          <w:sz w:val="20"/>
          <w:szCs w:val="20"/>
        </w:rPr>
        <w:commentReference w:id="31"/>
      </w:r>
    </w:p>
    <w:p w14:paraId="720DE34C" w14:textId="77777777" w:rsidR="00D24C4C" w:rsidRPr="000D6000" w:rsidRDefault="00D24C4C" w:rsidP="000D6000">
      <w:pPr>
        <w:spacing w:after="120"/>
        <w:jc w:val="both"/>
        <w:rPr>
          <w:color w:val="000000"/>
          <w:sz w:val="20"/>
          <w:szCs w:val="20"/>
        </w:rPr>
      </w:pPr>
    </w:p>
    <w:p w14:paraId="1498ECF0" w14:textId="3F601250" w:rsidR="00DE5BBE" w:rsidRPr="001031B7" w:rsidRDefault="003B3104" w:rsidP="000D6000">
      <w:pPr>
        <w:spacing w:after="120"/>
        <w:jc w:val="both"/>
        <w:rPr>
          <w:b/>
          <w:color w:val="000000"/>
          <w:sz w:val="20"/>
          <w:szCs w:val="20"/>
        </w:rPr>
      </w:pPr>
      <w:r w:rsidRPr="000D6000">
        <w:rPr>
          <w:b/>
          <w:color w:val="000000"/>
          <w:sz w:val="20"/>
          <w:szCs w:val="20"/>
        </w:rPr>
        <w:t>Conceptos generales de inventario</w:t>
      </w:r>
    </w:p>
    <w:p w14:paraId="01A77F28" w14:textId="472B32D3" w:rsidR="00DE5BBE" w:rsidRPr="000D6000" w:rsidRDefault="00DE5BBE" w:rsidP="000D6000">
      <w:pPr>
        <w:spacing w:after="120"/>
        <w:jc w:val="both"/>
        <w:rPr>
          <w:color w:val="000000"/>
          <w:sz w:val="20"/>
          <w:szCs w:val="20"/>
        </w:rPr>
      </w:pPr>
      <w:r w:rsidRPr="000D6000">
        <w:rPr>
          <w:color w:val="000000"/>
          <w:sz w:val="20"/>
          <w:szCs w:val="20"/>
        </w:rPr>
        <w:t xml:space="preserve">Es importante reconocer la terminología relacionada con los inventarios. </w:t>
      </w:r>
      <w:r w:rsidR="002E26AE" w:rsidRPr="000D6000">
        <w:rPr>
          <w:color w:val="000000"/>
          <w:sz w:val="20"/>
          <w:szCs w:val="20"/>
        </w:rPr>
        <w:t>En el glosario encontrará</w:t>
      </w:r>
      <w:r w:rsidRPr="000D6000">
        <w:rPr>
          <w:color w:val="000000"/>
          <w:sz w:val="20"/>
          <w:szCs w:val="20"/>
        </w:rPr>
        <w:t xml:space="preserve"> los conceptos generales pertenecientes a esta actividad</w:t>
      </w:r>
      <w:r w:rsidR="002E26AE" w:rsidRPr="000D6000">
        <w:rPr>
          <w:color w:val="000000"/>
          <w:sz w:val="20"/>
          <w:szCs w:val="20"/>
        </w:rPr>
        <w:t>,</w:t>
      </w:r>
      <w:r w:rsidRPr="000D6000">
        <w:rPr>
          <w:color w:val="000000"/>
          <w:sz w:val="20"/>
          <w:szCs w:val="20"/>
        </w:rPr>
        <w:t xml:space="preserve"> </w:t>
      </w:r>
      <w:r w:rsidR="002E26AE" w:rsidRPr="000D6000">
        <w:rPr>
          <w:color w:val="000000"/>
          <w:sz w:val="20"/>
          <w:szCs w:val="20"/>
        </w:rPr>
        <w:t xml:space="preserve">la cual </w:t>
      </w:r>
      <w:r w:rsidRPr="000D6000">
        <w:rPr>
          <w:color w:val="000000"/>
          <w:sz w:val="20"/>
          <w:szCs w:val="20"/>
        </w:rPr>
        <w:t>se lleva a cabo en los servicios y establecimientos farmacéuticos.</w:t>
      </w:r>
    </w:p>
    <w:p w14:paraId="3A01BAD6" w14:textId="77777777" w:rsidR="00DE5BBE" w:rsidRPr="000D6000" w:rsidRDefault="00DE5BBE" w:rsidP="000D6000">
      <w:pPr>
        <w:spacing w:after="120"/>
        <w:jc w:val="both"/>
        <w:rPr>
          <w:b/>
          <w:bCs/>
          <w:color w:val="000000"/>
          <w:sz w:val="20"/>
          <w:szCs w:val="20"/>
        </w:rPr>
      </w:pPr>
    </w:p>
    <w:p w14:paraId="0072E83C" w14:textId="403B74E4" w:rsidR="003B1622" w:rsidRPr="000D6000" w:rsidRDefault="001031B7" w:rsidP="000D6000">
      <w:pPr>
        <w:spacing w:after="120"/>
        <w:jc w:val="both"/>
        <w:rPr>
          <w:b/>
          <w:color w:val="000000"/>
          <w:sz w:val="20"/>
          <w:szCs w:val="20"/>
        </w:rPr>
      </w:pPr>
      <w:r>
        <w:rPr>
          <w:b/>
          <w:color w:val="000000"/>
          <w:sz w:val="20"/>
          <w:szCs w:val="20"/>
        </w:rPr>
        <w:t>1.1</w:t>
      </w:r>
      <w:r w:rsidR="003B1622" w:rsidRPr="000D6000">
        <w:rPr>
          <w:b/>
          <w:color w:val="000000"/>
          <w:sz w:val="20"/>
          <w:szCs w:val="20"/>
        </w:rPr>
        <w:t xml:space="preserve"> </w:t>
      </w:r>
      <w:r w:rsidR="00583BFC" w:rsidRPr="000D6000">
        <w:rPr>
          <w:b/>
          <w:color w:val="000000"/>
          <w:sz w:val="20"/>
          <w:szCs w:val="20"/>
        </w:rPr>
        <w:t>Componentes de un inventario</w:t>
      </w:r>
    </w:p>
    <w:p w14:paraId="36128535" w14:textId="398B0D0A" w:rsidR="003B1622" w:rsidRPr="000D6000" w:rsidRDefault="00943F83" w:rsidP="000D6000">
      <w:pPr>
        <w:spacing w:after="120"/>
        <w:jc w:val="both"/>
        <w:rPr>
          <w:color w:val="000000"/>
          <w:sz w:val="20"/>
          <w:szCs w:val="20"/>
        </w:rPr>
      </w:pPr>
      <w:r w:rsidRPr="000D6000">
        <w:rPr>
          <w:color w:val="000000"/>
          <w:sz w:val="20"/>
          <w:szCs w:val="20"/>
        </w:rPr>
        <w:t>Para garantizar el correcto desarrollo de un inventario</w:t>
      </w:r>
      <w:r w:rsidR="002E26AE" w:rsidRPr="000D6000">
        <w:rPr>
          <w:color w:val="000000"/>
          <w:sz w:val="20"/>
          <w:szCs w:val="20"/>
        </w:rPr>
        <w:t>,</w:t>
      </w:r>
      <w:r w:rsidRPr="000D6000">
        <w:rPr>
          <w:color w:val="000000"/>
          <w:sz w:val="20"/>
          <w:szCs w:val="20"/>
        </w:rPr>
        <w:t xml:space="preserve"> es necesario contar con una serie de componentes y materiales para su ejecución, entre ellos </w:t>
      </w:r>
      <w:r w:rsidR="00592D8E" w:rsidRPr="000D6000">
        <w:rPr>
          <w:color w:val="000000"/>
          <w:sz w:val="20"/>
          <w:szCs w:val="20"/>
        </w:rPr>
        <w:t>se encuentran</w:t>
      </w:r>
      <w:r w:rsidRPr="000D6000">
        <w:rPr>
          <w:color w:val="000000"/>
          <w:sz w:val="20"/>
          <w:szCs w:val="20"/>
        </w:rPr>
        <w:t>:</w:t>
      </w:r>
    </w:p>
    <w:p w14:paraId="0331E18D" w14:textId="2BA6906D" w:rsidR="00943F83" w:rsidRPr="000D6000" w:rsidRDefault="00943F83" w:rsidP="000D6000">
      <w:pPr>
        <w:spacing w:after="120"/>
        <w:jc w:val="both"/>
        <w:rPr>
          <w:color w:val="000000"/>
          <w:sz w:val="20"/>
          <w:szCs w:val="20"/>
        </w:rPr>
      </w:pPr>
    </w:p>
    <w:p w14:paraId="2FFF73E7" w14:textId="736ABC1F" w:rsidR="00943F83" w:rsidRPr="000D6000" w:rsidRDefault="00D40B5C" w:rsidP="000D6000">
      <w:pPr>
        <w:spacing w:after="120"/>
        <w:jc w:val="both"/>
        <w:rPr>
          <w:noProof/>
          <w:color w:val="000000"/>
          <w:sz w:val="20"/>
          <w:szCs w:val="20"/>
        </w:rPr>
      </w:pPr>
      <w:r w:rsidRPr="000D6000">
        <w:rPr>
          <w:noProof/>
          <w:color w:val="000000"/>
          <w:sz w:val="20"/>
          <w:szCs w:val="20"/>
        </w:rPr>
        <w:t xml:space="preserve">        </w:t>
      </w:r>
      <w:commentRangeStart w:id="32"/>
      <w:r w:rsidRPr="000D6000">
        <w:rPr>
          <w:noProof/>
          <w:color w:val="000000"/>
          <w:sz w:val="20"/>
          <w:szCs w:val="20"/>
          <w:lang w:val="en-US" w:eastAsia="en-US"/>
        </w:rPr>
        <w:drawing>
          <wp:inline distT="0" distB="0" distL="0" distR="0" wp14:anchorId="2AAF1C0D" wp14:editId="25AD1588">
            <wp:extent cx="5486400" cy="2676525"/>
            <wp:effectExtent l="0" t="0" r="0" b="9525"/>
            <wp:docPr id="29"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commentRangeEnd w:id="32"/>
      <w:r w:rsidR="00425BCC" w:rsidRPr="000D6000">
        <w:rPr>
          <w:rStyle w:val="Refdecomentario"/>
          <w:sz w:val="20"/>
          <w:szCs w:val="20"/>
        </w:rPr>
        <w:commentReference w:id="32"/>
      </w:r>
    </w:p>
    <w:p w14:paraId="0E09703D" w14:textId="77777777" w:rsidR="00DE279E" w:rsidRPr="000D6000" w:rsidRDefault="00DE279E" w:rsidP="000D6000">
      <w:pPr>
        <w:spacing w:after="120"/>
        <w:jc w:val="both"/>
        <w:rPr>
          <w:b/>
          <w:bCs/>
          <w:color w:val="000000"/>
          <w:sz w:val="20"/>
          <w:szCs w:val="20"/>
          <w:highlight w:val="yellow"/>
        </w:rPr>
      </w:pPr>
    </w:p>
    <w:p w14:paraId="52621F89" w14:textId="5766BFCC" w:rsidR="003337FD" w:rsidRPr="000D6000" w:rsidRDefault="003337FD" w:rsidP="000D6000">
      <w:pPr>
        <w:spacing w:after="120"/>
        <w:jc w:val="both"/>
        <w:rPr>
          <w:b/>
          <w:color w:val="000000"/>
          <w:sz w:val="20"/>
          <w:szCs w:val="20"/>
        </w:rPr>
      </w:pPr>
      <w:r w:rsidRPr="000D6000">
        <w:rPr>
          <w:b/>
          <w:color w:val="000000"/>
          <w:sz w:val="20"/>
          <w:szCs w:val="20"/>
        </w:rPr>
        <w:t>1.</w:t>
      </w:r>
      <w:r w:rsidR="001031B7">
        <w:rPr>
          <w:b/>
          <w:color w:val="000000"/>
          <w:sz w:val="20"/>
          <w:szCs w:val="20"/>
        </w:rPr>
        <w:t>2</w:t>
      </w:r>
      <w:r w:rsidRPr="000D6000">
        <w:rPr>
          <w:b/>
          <w:color w:val="000000"/>
          <w:sz w:val="20"/>
          <w:szCs w:val="20"/>
        </w:rPr>
        <w:t xml:space="preserve"> </w:t>
      </w:r>
      <w:r w:rsidR="0006531B" w:rsidRPr="000D6000">
        <w:rPr>
          <w:b/>
          <w:color w:val="000000"/>
          <w:sz w:val="20"/>
          <w:szCs w:val="20"/>
        </w:rPr>
        <w:t>Tipos de inventarios</w:t>
      </w:r>
      <w:r w:rsidR="000831C2" w:rsidRPr="000D6000">
        <w:rPr>
          <w:b/>
          <w:color w:val="000000"/>
          <w:sz w:val="20"/>
          <w:szCs w:val="20"/>
        </w:rPr>
        <w:t xml:space="preserve">, </w:t>
      </w:r>
      <w:r w:rsidR="0006531B" w:rsidRPr="000D6000">
        <w:rPr>
          <w:b/>
          <w:color w:val="000000"/>
          <w:sz w:val="20"/>
          <w:szCs w:val="20"/>
        </w:rPr>
        <w:t>descripción y periodicidad</w:t>
      </w:r>
    </w:p>
    <w:p w14:paraId="42381353" w14:textId="203D6AB6" w:rsidR="00276D0D" w:rsidRPr="000D6000" w:rsidRDefault="003337FD" w:rsidP="000D6000">
      <w:pPr>
        <w:pStyle w:val="Default"/>
        <w:spacing w:after="120" w:line="276" w:lineRule="auto"/>
        <w:jc w:val="both"/>
        <w:rPr>
          <w:sz w:val="20"/>
          <w:szCs w:val="20"/>
        </w:rPr>
      </w:pPr>
      <w:r w:rsidRPr="000D6000">
        <w:rPr>
          <w:sz w:val="20"/>
          <w:szCs w:val="20"/>
        </w:rPr>
        <w:t>Esta gestión se realiza mediante la ejecución de diferentes tipos de inventario, dependiendo de la cantidad de mercancías manipuladas, de la siguiente manera:</w:t>
      </w:r>
    </w:p>
    <w:p w14:paraId="18316710" w14:textId="2E927E58" w:rsidR="003337FD" w:rsidRPr="000D6000" w:rsidRDefault="00160569" w:rsidP="000D6000">
      <w:pPr>
        <w:pStyle w:val="Default"/>
        <w:spacing w:after="120" w:line="276" w:lineRule="auto"/>
        <w:jc w:val="both"/>
        <w:rPr>
          <w:sz w:val="20"/>
          <w:szCs w:val="20"/>
        </w:rPr>
      </w:pPr>
      <w:r w:rsidRPr="000D6000">
        <w:rPr>
          <w:sz w:val="20"/>
          <w:szCs w:val="20"/>
        </w:rPr>
        <w:tab/>
      </w:r>
    </w:p>
    <w:p w14:paraId="4A027CD4" w14:textId="31C7452F" w:rsidR="007D7093" w:rsidRPr="000D6000" w:rsidRDefault="00E9547D" w:rsidP="000D6000">
      <w:pPr>
        <w:pStyle w:val="Default"/>
        <w:spacing w:after="120" w:line="276" w:lineRule="auto"/>
        <w:jc w:val="center"/>
        <w:rPr>
          <w:sz w:val="20"/>
          <w:szCs w:val="20"/>
        </w:rPr>
      </w:pPr>
      <w:commentRangeStart w:id="33"/>
      <w:r w:rsidRPr="000D6000">
        <w:rPr>
          <w:noProof/>
          <w:sz w:val="20"/>
          <w:szCs w:val="20"/>
          <w:lang w:val="en-US"/>
        </w:rPr>
        <w:drawing>
          <wp:inline distT="0" distB="0" distL="0" distR="0" wp14:anchorId="44B5F53D" wp14:editId="2610F320">
            <wp:extent cx="5071221" cy="861907"/>
            <wp:effectExtent l="0" t="0" r="8890" b="1905"/>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pic:nvPicPr>
                  <pic:blipFill>
                    <a:blip r:embed="rId22"/>
                    <a:stretch>
                      <a:fillRect/>
                    </a:stretch>
                  </pic:blipFill>
                  <pic:spPr>
                    <a:xfrm>
                      <a:off x="0" y="0"/>
                      <a:ext cx="5116878" cy="869667"/>
                    </a:xfrm>
                    <a:prstGeom prst="rect">
                      <a:avLst/>
                    </a:prstGeom>
                  </pic:spPr>
                </pic:pic>
              </a:graphicData>
            </a:graphic>
          </wp:inline>
        </w:drawing>
      </w:r>
      <w:commentRangeEnd w:id="33"/>
      <w:r w:rsidRPr="000D6000">
        <w:rPr>
          <w:rStyle w:val="Refdecomentario"/>
          <w:rFonts w:eastAsia="Arial"/>
          <w:color w:val="auto"/>
          <w:sz w:val="20"/>
          <w:szCs w:val="20"/>
          <w:lang w:eastAsia="es-CO"/>
        </w:rPr>
        <w:commentReference w:id="33"/>
      </w:r>
    </w:p>
    <w:p w14:paraId="0E2094FA" w14:textId="12FFFF9C" w:rsidR="00DD0B79" w:rsidRPr="000D6000" w:rsidRDefault="00DD0B79" w:rsidP="000D6000">
      <w:pPr>
        <w:spacing w:after="120"/>
        <w:jc w:val="both"/>
        <w:rPr>
          <w:b/>
          <w:bCs/>
          <w:color w:val="000000"/>
          <w:sz w:val="20"/>
          <w:szCs w:val="20"/>
        </w:rPr>
      </w:pPr>
    </w:p>
    <w:p w14:paraId="01FDAD69" w14:textId="69CF97B2" w:rsidR="00DD0B79" w:rsidRPr="001031B7" w:rsidRDefault="001031B7" w:rsidP="000D6000">
      <w:pPr>
        <w:spacing w:after="120"/>
        <w:jc w:val="both"/>
        <w:rPr>
          <w:b/>
          <w:color w:val="000000"/>
          <w:sz w:val="20"/>
          <w:szCs w:val="20"/>
        </w:rPr>
      </w:pPr>
      <w:r w:rsidRPr="001031B7">
        <w:rPr>
          <w:b/>
          <w:color w:val="000000"/>
          <w:sz w:val="20"/>
          <w:szCs w:val="20"/>
        </w:rPr>
        <w:t>1.3</w:t>
      </w:r>
      <w:r w:rsidR="00FC7130" w:rsidRPr="001031B7">
        <w:rPr>
          <w:b/>
          <w:color w:val="000000"/>
          <w:sz w:val="20"/>
          <w:szCs w:val="20"/>
        </w:rPr>
        <w:t xml:space="preserve"> Características de los inventarios</w:t>
      </w:r>
    </w:p>
    <w:p w14:paraId="5DB1B347" w14:textId="74872399" w:rsidR="00862D5E" w:rsidRPr="000D6000" w:rsidRDefault="001031B7" w:rsidP="000D6000">
      <w:pPr>
        <w:spacing w:after="120"/>
        <w:jc w:val="both"/>
        <w:rPr>
          <w:color w:val="000000"/>
          <w:sz w:val="20"/>
          <w:szCs w:val="20"/>
        </w:rPr>
      </w:pPr>
      <w:r>
        <w:rPr>
          <w:color w:val="000000"/>
          <w:sz w:val="20"/>
          <w:szCs w:val="20"/>
        </w:rPr>
        <w:t xml:space="preserve">Las tres características que identifican a </w:t>
      </w:r>
      <w:r w:rsidR="00DB482A" w:rsidRPr="000D6000">
        <w:rPr>
          <w:color w:val="000000"/>
          <w:sz w:val="20"/>
          <w:szCs w:val="20"/>
        </w:rPr>
        <w:t xml:space="preserve">los inventarios, </w:t>
      </w:r>
      <w:r>
        <w:rPr>
          <w:color w:val="000000"/>
          <w:sz w:val="20"/>
          <w:szCs w:val="20"/>
        </w:rPr>
        <w:t>son</w:t>
      </w:r>
      <w:r w:rsidR="00DB482A" w:rsidRPr="000D6000">
        <w:rPr>
          <w:color w:val="000000"/>
          <w:sz w:val="20"/>
          <w:szCs w:val="20"/>
        </w:rPr>
        <w:t>:</w:t>
      </w:r>
    </w:p>
    <w:p w14:paraId="50187CA2" w14:textId="64521FFD" w:rsidR="00360939" w:rsidRPr="000D6000" w:rsidRDefault="00360939" w:rsidP="000D6000">
      <w:pPr>
        <w:spacing w:after="120"/>
        <w:jc w:val="center"/>
        <w:rPr>
          <w:color w:val="000000"/>
          <w:sz w:val="20"/>
          <w:szCs w:val="20"/>
        </w:rPr>
      </w:pPr>
      <w:commentRangeStart w:id="34"/>
      <w:r w:rsidRPr="000D6000">
        <w:rPr>
          <w:noProof/>
          <w:sz w:val="20"/>
          <w:szCs w:val="20"/>
          <w:lang w:val="en-US" w:eastAsia="en-US"/>
        </w:rPr>
        <w:drawing>
          <wp:inline distT="0" distB="0" distL="0" distR="0" wp14:anchorId="3DA22339" wp14:editId="320EC3B8">
            <wp:extent cx="4745898" cy="819573"/>
            <wp:effectExtent l="0" t="0" r="4445" b="0"/>
            <wp:docPr id="43" name="Imagen 4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10;&#10;Descripción generada automáticamente"/>
                    <pic:cNvPicPr/>
                  </pic:nvPicPr>
                  <pic:blipFill>
                    <a:blip r:embed="rId23"/>
                    <a:stretch>
                      <a:fillRect/>
                    </a:stretch>
                  </pic:blipFill>
                  <pic:spPr>
                    <a:xfrm>
                      <a:off x="0" y="0"/>
                      <a:ext cx="4878510" cy="842474"/>
                    </a:xfrm>
                    <a:prstGeom prst="rect">
                      <a:avLst/>
                    </a:prstGeom>
                  </pic:spPr>
                </pic:pic>
              </a:graphicData>
            </a:graphic>
          </wp:inline>
        </w:drawing>
      </w:r>
      <w:commentRangeEnd w:id="34"/>
      <w:r w:rsidRPr="000D6000">
        <w:rPr>
          <w:rStyle w:val="Refdecomentario"/>
          <w:sz w:val="20"/>
          <w:szCs w:val="20"/>
        </w:rPr>
        <w:commentReference w:id="34"/>
      </w:r>
    </w:p>
    <w:p w14:paraId="7AF6A590" w14:textId="2928C013" w:rsidR="006758A0" w:rsidRPr="000D6000" w:rsidRDefault="006758A0" w:rsidP="000D6000">
      <w:pPr>
        <w:shd w:val="clear" w:color="auto" w:fill="FFFFFF"/>
        <w:spacing w:after="120"/>
        <w:jc w:val="both"/>
        <w:rPr>
          <w:rFonts w:eastAsia="Times New Roman"/>
          <w:b/>
          <w:bCs/>
          <w:sz w:val="20"/>
          <w:szCs w:val="20"/>
          <w:highlight w:val="yellow"/>
        </w:rPr>
      </w:pPr>
    </w:p>
    <w:p w14:paraId="1B5D651B" w14:textId="203D416C" w:rsidR="006758A0" w:rsidRPr="000D6000" w:rsidRDefault="006758A0" w:rsidP="000D6000">
      <w:pPr>
        <w:shd w:val="clear" w:color="auto" w:fill="FFFFFF"/>
        <w:spacing w:after="120"/>
        <w:jc w:val="both"/>
        <w:rPr>
          <w:rFonts w:eastAsia="Times New Roman"/>
          <w:b/>
          <w:bCs/>
          <w:sz w:val="20"/>
          <w:szCs w:val="20"/>
        </w:rPr>
      </w:pPr>
      <w:r w:rsidRPr="000D6000">
        <w:rPr>
          <w:rFonts w:eastAsia="Times New Roman"/>
          <w:b/>
          <w:bCs/>
          <w:sz w:val="20"/>
          <w:szCs w:val="20"/>
        </w:rPr>
        <w:t xml:space="preserve">2. </w:t>
      </w:r>
      <w:r w:rsidR="00D03A88" w:rsidRPr="000D6000">
        <w:rPr>
          <w:rFonts w:eastAsia="Times New Roman"/>
          <w:b/>
          <w:bCs/>
          <w:sz w:val="20"/>
          <w:szCs w:val="20"/>
        </w:rPr>
        <w:t>Productos</w:t>
      </w:r>
      <w:r w:rsidR="00D23EAB" w:rsidRPr="000D6000">
        <w:rPr>
          <w:rFonts w:eastAsia="Times New Roman"/>
          <w:b/>
          <w:bCs/>
          <w:sz w:val="20"/>
          <w:szCs w:val="20"/>
        </w:rPr>
        <w:t xml:space="preserve"> </w:t>
      </w:r>
      <w:r w:rsidR="00D03A88" w:rsidRPr="000D6000">
        <w:rPr>
          <w:rFonts w:eastAsia="Times New Roman"/>
          <w:b/>
          <w:bCs/>
          <w:sz w:val="20"/>
          <w:szCs w:val="20"/>
        </w:rPr>
        <w:t>y características</w:t>
      </w:r>
    </w:p>
    <w:p w14:paraId="43305C59" w14:textId="49CAF425" w:rsidR="00DD0B79" w:rsidRPr="000D6000" w:rsidRDefault="003444C1" w:rsidP="000D6000">
      <w:pPr>
        <w:spacing w:after="120"/>
        <w:jc w:val="both"/>
        <w:rPr>
          <w:b/>
          <w:bCs/>
          <w:color w:val="000000"/>
          <w:sz w:val="20"/>
          <w:szCs w:val="20"/>
        </w:rPr>
      </w:pPr>
      <w:commentRangeStart w:id="35"/>
      <w:r w:rsidRPr="000D6000">
        <w:rPr>
          <w:noProof/>
          <w:sz w:val="20"/>
          <w:szCs w:val="20"/>
          <w:lang w:val="en-US" w:eastAsia="en-US"/>
        </w:rPr>
        <w:drawing>
          <wp:anchor distT="0" distB="0" distL="114300" distR="114300" simplePos="0" relativeHeight="251659270" behindDoc="0" locked="0" layoutInCell="1" allowOverlap="1" wp14:anchorId="787FB565" wp14:editId="38FE08D8">
            <wp:simplePos x="0" y="0"/>
            <wp:positionH relativeFrom="column">
              <wp:posOffset>-2540</wp:posOffset>
            </wp:positionH>
            <wp:positionV relativeFrom="paragraph">
              <wp:posOffset>167640</wp:posOffset>
            </wp:positionV>
            <wp:extent cx="1428750" cy="952500"/>
            <wp:effectExtent l="0" t="0" r="0" b="0"/>
            <wp:wrapSquare wrapText="bothSides"/>
            <wp:docPr id="15" name="Imagen 15" descr="Frasco, Pastillas, Medicamento, Bot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sco, Pastillas, Medicamento, Botell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875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35"/>
      <w:r w:rsidRPr="000D6000">
        <w:rPr>
          <w:rStyle w:val="Refdecomentario"/>
          <w:sz w:val="20"/>
          <w:szCs w:val="20"/>
        </w:rPr>
        <w:commentReference w:id="35"/>
      </w:r>
    </w:p>
    <w:p w14:paraId="4B7F806C" w14:textId="21955D8C" w:rsidR="00F14F16" w:rsidRPr="000D6000" w:rsidRDefault="00F14F16" w:rsidP="000D6000">
      <w:pPr>
        <w:spacing w:after="120"/>
        <w:jc w:val="both"/>
        <w:rPr>
          <w:sz w:val="20"/>
          <w:szCs w:val="20"/>
          <w:shd w:val="clear" w:color="auto" w:fill="FFFFFF"/>
        </w:rPr>
      </w:pPr>
      <w:r w:rsidRPr="000D6000">
        <w:rPr>
          <w:sz w:val="20"/>
          <w:szCs w:val="20"/>
          <w:shd w:val="clear" w:color="auto" w:fill="FFFFFF"/>
        </w:rPr>
        <w:t>Se considera</w:t>
      </w:r>
      <w:r w:rsidR="007C7598" w:rsidRPr="000D6000">
        <w:rPr>
          <w:sz w:val="20"/>
          <w:szCs w:val="20"/>
          <w:shd w:val="clear" w:color="auto" w:fill="FFFFFF"/>
        </w:rPr>
        <w:t xml:space="preserve"> que el</w:t>
      </w:r>
      <w:r w:rsidRPr="000D6000">
        <w:rPr>
          <w:sz w:val="20"/>
          <w:szCs w:val="20"/>
          <w:shd w:val="clear" w:color="auto" w:fill="FFFFFF"/>
        </w:rPr>
        <w:t xml:space="preserve"> producto es</w:t>
      </w:r>
      <w:r w:rsidR="007C7598" w:rsidRPr="000D6000">
        <w:rPr>
          <w:sz w:val="20"/>
          <w:szCs w:val="20"/>
          <w:shd w:val="clear" w:color="auto" w:fill="FFFFFF"/>
        </w:rPr>
        <w:t xml:space="preserve"> una suma</w:t>
      </w:r>
      <w:r w:rsidRPr="000D6000">
        <w:rPr>
          <w:sz w:val="20"/>
          <w:szCs w:val="20"/>
          <w:shd w:val="clear" w:color="auto" w:fill="FFFFFF"/>
        </w:rPr>
        <w:t xml:space="preserve"> de características y atributos</w:t>
      </w:r>
      <w:r w:rsidR="0070048B" w:rsidRPr="000D6000">
        <w:rPr>
          <w:sz w:val="20"/>
          <w:szCs w:val="20"/>
          <w:shd w:val="clear" w:color="auto" w:fill="FFFFFF"/>
        </w:rPr>
        <w:t xml:space="preserve"> que son</w:t>
      </w:r>
      <w:r w:rsidRPr="000D6000">
        <w:rPr>
          <w:sz w:val="20"/>
          <w:szCs w:val="20"/>
          <w:shd w:val="clear" w:color="auto" w:fill="FFFFFF"/>
        </w:rPr>
        <w:t xml:space="preserve"> </w:t>
      </w:r>
      <w:r w:rsidR="0070048B" w:rsidRPr="000D6000">
        <w:rPr>
          <w:sz w:val="20"/>
          <w:szCs w:val="20"/>
          <w:shd w:val="clear" w:color="auto" w:fill="FFFFFF"/>
        </w:rPr>
        <w:t>palpables</w:t>
      </w:r>
      <w:r w:rsidRPr="000D6000">
        <w:rPr>
          <w:sz w:val="20"/>
          <w:szCs w:val="20"/>
          <w:shd w:val="clear" w:color="auto" w:fill="FFFFFF"/>
        </w:rPr>
        <w:t xml:space="preserve"> (forma, tamaño, color</w:t>
      </w:r>
      <w:r w:rsidR="00F13E9E" w:rsidRPr="000D6000">
        <w:rPr>
          <w:sz w:val="20"/>
          <w:szCs w:val="20"/>
          <w:shd w:val="clear" w:color="auto" w:fill="FFFFFF"/>
        </w:rPr>
        <w:t>, entre otros</w:t>
      </w:r>
      <w:r w:rsidRPr="000D6000">
        <w:rPr>
          <w:sz w:val="20"/>
          <w:szCs w:val="20"/>
          <w:shd w:val="clear" w:color="auto" w:fill="FFFFFF"/>
        </w:rPr>
        <w:t>) e intangibles (marca, imagen de empresa, servicio</w:t>
      </w:r>
      <w:r w:rsidR="00F13E9E" w:rsidRPr="000D6000">
        <w:rPr>
          <w:sz w:val="20"/>
          <w:szCs w:val="20"/>
          <w:shd w:val="clear" w:color="auto" w:fill="FFFFFF"/>
        </w:rPr>
        <w:t>, entre otros</w:t>
      </w:r>
      <w:r w:rsidR="001031B7">
        <w:rPr>
          <w:sz w:val="20"/>
          <w:szCs w:val="20"/>
          <w:shd w:val="clear" w:color="auto" w:fill="FFFFFF"/>
        </w:rPr>
        <w:t xml:space="preserve">), las cuales </w:t>
      </w:r>
      <w:r w:rsidRPr="000D6000">
        <w:rPr>
          <w:sz w:val="20"/>
          <w:szCs w:val="20"/>
          <w:shd w:val="clear" w:color="auto" w:fill="FFFFFF"/>
        </w:rPr>
        <w:t>el comprador acepta, en principio, como algo que va a satisfacer sus necesidades</w:t>
      </w:r>
      <w:r w:rsidR="0070048B" w:rsidRPr="000D6000">
        <w:rPr>
          <w:sz w:val="20"/>
          <w:szCs w:val="20"/>
          <w:shd w:val="clear" w:color="auto" w:fill="FFFFFF"/>
        </w:rPr>
        <w:t>.</w:t>
      </w:r>
    </w:p>
    <w:p w14:paraId="68B7AC64" w14:textId="695D7947" w:rsidR="0070048B" w:rsidRPr="000D6000" w:rsidRDefault="0070048B" w:rsidP="000D6000">
      <w:pPr>
        <w:spacing w:after="120"/>
        <w:jc w:val="both"/>
        <w:rPr>
          <w:sz w:val="20"/>
          <w:szCs w:val="20"/>
          <w:shd w:val="clear" w:color="auto" w:fill="FFFFFF"/>
        </w:rPr>
      </w:pPr>
    </w:p>
    <w:p w14:paraId="03C9E123" w14:textId="7A328B90" w:rsidR="00FC5425" w:rsidRPr="000D6000" w:rsidRDefault="00C57143" w:rsidP="000D6000">
      <w:pPr>
        <w:spacing w:after="120"/>
        <w:jc w:val="both"/>
        <w:rPr>
          <w:sz w:val="20"/>
          <w:szCs w:val="20"/>
          <w:shd w:val="clear" w:color="auto" w:fill="FFFFFF"/>
        </w:rPr>
      </w:pPr>
      <w:r w:rsidRPr="000D6000">
        <w:rPr>
          <w:sz w:val="20"/>
          <w:szCs w:val="20"/>
          <w:shd w:val="clear" w:color="auto" w:fill="FFFFFF"/>
        </w:rPr>
        <w:t xml:space="preserve">Uno de los objetivos principales de los inventarios es garantizar que </w:t>
      </w:r>
      <w:r w:rsidR="00FC5425" w:rsidRPr="000D6000">
        <w:rPr>
          <w:sz w:val="20"/>
          <w:szCs w:val="20"/>
          <w:shd w:val="clear" w:color="auto" w:fill="FFFFFF"/>
        </w:rPr>
        <w:t>estos productos roten, no se deterioren y generen beneficios a la empresa y sus clientes.</w:t>
      </w:r>
    </w:p>
    <w:p w14:paraId="1414D794" w14:textId="370355C4" w:rsidR="00FC5425" w:rsidRPr="000D6000" w:rsidRDefault="00FC5425" w:rsidP="000D6000">
      <w:pPr>
        <w:spacing w:after="120"/>
        <w:jc w:val="both"/>
        <w:rPr>
          <w:sz w:val="20"/>
          <w:szCs w:val="20"/>
          <w:shd w:val="clear" w:color="auto" w:fill="FFFFFF"/>
        </w:rPr>
      </w:pPr>
      <w:r w:rsidRPr="000D6000">
        <w:rPr>
          <w:sz w:val="20"/>
          <w:szCs w:val="20"/>
          <w:shd w:val="clear" w:color="auto" w:fill="FFFFFF"/>
        </w:rPr>
        <w:t xml:space="preserve">En los establecimientos y servicios farmacéuticos </w:t>
      </w:r>
      <w:r w:rsidR="00CE085B" w:rsidRPr="000D6000">
        <w:rPr>
          <w:sz w:val="20"/>
          <w:szCs w:val="20"/>
          <w:shd w:val="clear" w:color="auto" w:fill="FFFFFF"/>
        </w:rPr>
        <w:t>se</w:t>
      </w:r>
      <w:r w:rsidRPr="000D6000">
        <w:rPr>
          <w:sz w:val="20"/>
          <w:szCs w:val="20"/>
          <w:shd w:val="clear" w:color="auto" w:fill="FFFFFF"/>
        </w:rPr>
        <w:t xml:space="preserve"> enc</w:t>
      </w:r>
      <w:r w:rsidR="00CE085B" w:rsidRPr="000D6000">
        <w:rPr>
          <w:sz w:val="20"/>
          <w:szCs w:val="20"/>
          <w:shd w:val="clear" w:color="auto" w:fill="FFFFFF"/>
        </w:rPr>
        <w:t>uentran</w:t>
      </w:r>
      <w:r w:rsidRPr="000D6000">
        <w:rPr>
          <w:sz w:val="20"/>
          <w:szCs w:val="20"/>
          <w:shd w:val="clear" w:color="auto" w:fill="FFFFFF"/>
        </w:rPr>
        <w:t xml:space="preserve"> </w:t>
      </w:r>
      <w:r w:rsidR="003672A9" w:rsidRPr="000D6000">
        <w:rPr>
          <w:sz w:val="20"/>
          <w:szCs w:val="20"/>
          <w:shd w:val="clear" w:color="auto" w:fill="FFFFFF"/>
        </w:rPr>
        <w:t>productos característicos</w:t>
      </w:r>
      <w:r w:rsidR="00BB7033" w:rsidRPr="000D6000">
        <w:rPr>
          <w:sz w:val="20"/>
          <w:szCs w:val="20"/>
          <w:shd w:val="clear" w:color="auto" w:fill="FFFFFF"/>
        </w:rPr>
        <w:t xml:space="preserve"> y funciones diferentes</w:t>
      </w:r>
      <w:r w:rsidR="003672A9" w:rsidRPr="000D6000">
        <w:rPr>
          <w:sz w:val="20"/>
          <w:szCs w:val="20"/>
          <w:shd w:val="clear" w:color="auto" w:fill="FFFFFF"/>
        </w:rPr>
        <w:t xml:space="preserve"> con respecto a su orientación, función, presentación</w:t>
      </w:r>
      <w:r w:rsidR="00BB7033" w:rsidRPr="000D6000">
        <w:rPr>
          <w:sz w:val="20"/>
          <w:szCs w:val="20"/>
          <w:shd w:val="clear" w:color="auto" w:fill="FFFFFF"/>
        </w:rPr>
        <w:t>,</w:t>
      </w:r>
      <w:r w:rsidR="003672A9" w:rsidRPr="000D6000">
        <w:rPr>
          <w:sz w:val="20"/>
          <w:szCs w:val="20"/>
          <w:shd w:val="clear" w:color="auto" w:fill="FFFFFF"/>
        </w:rPr>
        <w:t xml:space="preserve"> información técnica, requerimientos para su almacenamiento y otros aspectos importantes.</w:t>
      </w:r>
      <w:r w:rsidR="001B07A2" w:rsidRPr="000D6000">
        <w:rPr>
          <w:sz w:val="20"/>
          <w:szCs w:val="20"/>
          <w:shd w:val="clear" w:color="auto" w:fill="FFFFFF"/>
        </w:rPr>
        <w:t xml:space="preserve"> </w:t>
      </w:r>
      <w:r w:rsidR="003672A9" w:rsidRPr="000D6000">
        <w:rPr>
          <w:sz w:val="20"/>
          <w:szCs w:val="20"/>
          <w:shd w:val="clear" w:color="auto" w:fill="FFFFFF"/>
        </w:rPr>
        <w:t xml:space="preserve">Entre estos </w:t>
      </w:r>
      <w:r w:rsidR="00D616F6" w:rsidRPr="000D6000">
        <w:rPr>
          <w:sz w:val="20"/>
          <w:szCs w:val="20"/>
          <w:shd w:val="clear" w:color="auto" w:fill="FFFFFF"/>
        </w:rPr>
        <w:t>están:</w:t>
      </w:r>
    </w:p>
    <w:p w14:paraId="34E660B2" w14:textId="77777777" w:rsidR="00FC5425" w:rsidRPr="000D6000" w:rsidRDefault="00FC5425" w:rsidP="000D6000">
      <w:pPr>
        <w:spacing w:after="120"/>
        <w:jc w:val="both"/>
        <w:rPr>
          <w:sz w:val="20"/>
          <w:szCs w:val="20"/>
          <w:shd w:val="clear" w:color="auto" w:fill="FFFFFF"/>
        </w:rPr>
      </w:pPr>
    </w:p>
    <w:p w14:paraId="6F182AF9" w14:textId="46379C19" w:rsidR="00FC5425" w:rsidRPr="000D6000" w:rsidRDefault="00FC5425" w:rsidP="000D6000">
      <w:pPr>
        <w:pStyle w:val="Prrafodelista"/>
        <w:numPr>
          <w:ilvl w:val="0"/>
          <w:numId w:val="17"/>
        </w:numPr>
        <w:spacing w:after="120"/>
        <w:contextualSpacing w:val="0"/>
        <w:jc w:val="both"/>
        <w:rPr>
          <w:sz w:val="20"/>
          <w:szCs w:val="20"/>
          <w:shd w:val="clear" w:color="auto" w:fill="FFFFFF"/>
        </w:rPr>
      </w:pPr>
      <w:commentRangeStart w:id="36"/>
      <w:r w:rsidRPr="000D6000">
        <w:rPr>
          <w:sz w:val="20"/>
          <w:szCs w:val="20"/>
          <w:shd w:val="clear" w:color="auto" w:fill="FFFFFF"/>
        </w:rPr>
        <w:t>Medicamentos alopáticos</w:t>
      </w:r>
      <w:r w:rsidR="0040195D" w:rsidRPr="000D6000">
        <w:rPr>
          <w:sz w:val="20"/>
          <w:szCs w:val="20"/>
          <w:shd w:val="clear" w:color="auto" w:fill="FFFFFF"/>
        </w:rPr>
        <w:t>.</w:t>
      </w:r>
    </w:p>
    <w:p w14:paraId="5542BD99" w14:textId="3A4AB218" w:rsidR="00FC5425" w:rsidRPr="000D6000" w:rsidRDefault="00FC5425" w:rsidP="000D6000">
      <w:pPr>
        <w:pStyle w:val="Prrafodelista"/>
        <w:numPr>
          <w:ilvl w:val="0"/>
          <w:numId w:val="17"/>
        </w:numPr>
        <w:spacing w:after="120"/>
        <w:contextualSpacing w:val="0"/>
        <w:jc w:val="both"/>
        <w:rPr>
          <w:sz w:val="20"/>
          <w:szCs w:val="20"/>
          <w:shd w:val="clear" w:color="auto" w:fill="FFFFFF"/>
        </w:rPr>
      </w:pPr>
      <w:r w:rsidRPr="000D6000">
        <w:rPr>
          <w:sz w:val="20"/>
          <w:szCs w:val="20"/>
          <w:shd w:val="clear" w:color="auto" w:fill="FFFFFF"/>
        </w:rPr>
        <w:t>Fitoterapeuticos.</w:t>
      </w:r>
    </w:p>
    <w:p w14:paraId="5E9F258C" w14:textId="5E6C4811" w:rsidR="00FC5425" w:rsidRPr="000D6000" w:rsidRDefault="00FC5425" w:rsidP="000D6000">
      <w:pPr>
        <w:pStyle w:val="Prrafodelista"/>
        <w:numPr>
          <w:ilvl w:val="0"/>
          <w:numId w:val="17"/>
        </w:numPr>
        <w:spacing w:after="120"/>
        <w:contextualSpacing w:val="0"/>
        <w:jc w:val="both"/>
        <w:rPr>
          <w:sz w:val="20"/>
          <w:szCs w:val="20"/>
          <w:shd w:val="clear" w:color="auto" w:fill="FFFFFF"/>
        </w:rPr>
      </w:pPr>
      <w:r w:rsidRPr="000D6000">
        <w:rPr>
          <w:sz w:val="20"/>
          <w:szCs w:val="20"/>
          <w:shd w:val="clear" w:color="auto" w:fill="FFFFFF"/>
        </w:rPr>
        <w:t>Homeopáticos</w:t>
      </w:r>
      <w:r w:rsidR="0040195D" w:rsidRPr="000D6000">
        <w:rPr>
          <w:sz w:val="20"/>
          <w:szCs w:val="20"/>
          <w:shd w:val="clear" w:color="auto" w:fill="FFFFFF"/>
        </w:rPr>
        <w:t>.</w:t>
      </w:r>
    </w:p>
    <w:p w14:paraId="526F4DB3" w14:textId="7B159DF9" w:rsidR="00FC5425" w:rsidRPr="000D6000" w:rsidRDefault="00FC5425" w:rsidP="000D6000">
      <w:pPr>
        <w:pStyle w:val="Prrafodelista"/>
        <w:numPr>
          <w:ilvl w:val="0"/>
          <w:numId w:val="17"/>
        </w:numPr>
        <w:spacing w:after="120"/>
        <w:contextualSpacing w:val="0"/>
        <w:jc w:val="both"/>
        <w:rPr>
          <w:sz w:val="20"/>
          <w:szCs w:val="20"/>
          <w:shd w:val="clear" w:color="auto" w:fill="FFFFFF"/>
        </w:rPr>
      </w:pPr>
      <w:r w:rsidRPr="000D6000">
        <w:rPr>
          <w:sz w:val="20"/>
          <w:szCs w:val="20"/>
          <w:shd w:val="clear" w:color="auto" w:fill="FFFFFF"/>
        </w:rPr>
        <w:t>Nutracéuticos</w:t>
      </w:r>
      <w:r w:rsidR="0040195D" w:rsidRPr="000D6000">
        <w:rPr>
          <w:sz w:val="20"/>
          <w:szCs w:val="20"/>
          <w:shd w:val="clear" w:color="auto" w:fill="FFFFFF"/>
        </w:rPr>
        <w:t>.</w:t>
      </w:r>
    </w:p>
    <w:p w14:paraId="1DB53EC8" w14:textId="075A4595" w:rsidR="00FC5425" w:rsidRPr="000D6000" w:rsidRDefault="00FC5425" w:rsidP="000D6000">
      <w:pPr>
        <w:pStyle w:val="Prrafodelista"/>
        <w:numPr>
          <w:ilvl w:val="0"/>
          <w:numId w:val="17"/>
        </w:numPr>
        <w:spacing w:after="120"/>
        <w:contextualSpacing w:val="0"/>
        <w:jc w:val="both"/>
        <w:rPr>
          <w:sz w:val="20"/>
          <w:szCs w:val="20"/>
          <w:shd w:val="clear" w:color="auto" w:fill="FFFFFF"/>
        </w:rPr>
      </w:pPr>
      <w:r w:rsidRPr="000D6000">
        <w:rPr>
          <w:sz w:val="20"/>
          <w:szCs w:val="20"/>
          <w:shd w:val="clear" w:color="auto" w:fill="FFFFFF"/>
        </w:rPr>
        <w:t>Dispositivos médicos</w:t>
      </w:r>
      <w:r w:rsidR="0040195D" w:rsidRPr="000D6000">
        <w:rPr>
          <w:sz w:val="20"/>
          <w:szCs w:val="20"/>
          <w:shd w:val="clear" w:color="auto" w:fill="FFFFFF"/>
        </w:rPr>
        <w:t>.</w:t>
      </w:r>
    </w:p>
    <w:p w14:paraId="740A5E1E" w14:textId="05154567" w:rsidR="00FC5425" w:rsidRPr="000D6000" w:rsidRDefault="00FC5425" w:rsidP="000D6000">
      <w:pPr>
        <w:pStyle w:val="Prrafodelista"/>
        <w:numPr>
          <w:ilvl w:val="0"/>
          <w:numId w:val="17"/>
        </w:numPr>
        <w:spacing w:after="120"/>
        <w:contextualSpacing w:val="0"/>
        <w:jc w:val="both"/>
        <w:rPr>
          <w:sz w:val="20"/>
          <w:szCs w:val="20"/>
          <w:shd w:val="clear" w:color="auto" w:fill="FFFFFF"/>
        </w:rPr>
      </w:pPr>
      <w:r w:rsidRPr="000D6000">
        <w:rPr>
          <w:sz w:val="20"/>
          <w:szCs w:val="20"/>
          <w:shd w:val="clear" w:color="auto" w:fill="FFFFFF"/>
        </w:rPr>
        <w:t>Reactivos diagnósticos</w:t>
      </w:r>
    </w:p>
    <w:p w14:paraId="5CE0508F" w14:textId="1059BCBE" w:rsidR="00FC5425" w:rsidRPr="000D6000" w:rsidRDefault="00FC5425" w:rsidP="000D6000">
      <w:pPr>
        <w:pStyle w:val="Prrafodelista"/>
        <w:numPr>
          <w:ilvl w:val="0"/>
          <w:numId w:val="17"/>
        </w:numPr>
        <w:spacing w:after="120"/>
        <w:contextualSpacing w:val="0"/>
        <w:jc w:val="both"/>
        <w:rPr>
          <w:sz w:val="20"/>
          <w:szCs w:val="20"/>
          <w:shd w:val="clear" w:color="auto" w:fill="FFFFFF"/>
        </w:rPr>
      </w:pPr>
      <w:r w:rsidRPr="000D6000">
        <w:rPr>
          <w:sz w:val="20"/>
          <w:szCs w:val="20"/>
          <w:shd w:val="clear" w:color="auto" w:fill="FFFFFF"/>
        </w:rPr>
        <w:t>Drogas blancas</w:t>
      </w:r>
      <w:r w:rsidR="0040195D" w:rsidRPr="000D6000">
        <w:rPr>
          <w:sz w:val="20"/>
          <w:szCs w:val="20"/>
          <w:shd w:val="clear" w:color="auto" w:fill="FFFFFF"/>
        </w:rPr>
        <w:t>.</w:t>
      </w:r>
    </w:p>
    <w:p w14:paraId="515EF750" w14:textId="2D2C1CCD" w:rsidR="00FC5425" w:rsidRPr="000D6000" w:rsidRDefault="00FC5425" w:rsidP="000D6000">
      <w:pPr>
        <w:pStyle w:val="Prrafodelista"/>
        <w:numPr>
          <w:ilvl w:val="0"/>
          <w:numId w:val="17"/>
        </w:numPr>
        <w:spacing w:after="120"/>
        <w:contextualSpacing w:val="0"/>
        <w:jc w:val="both"/>
        <w:rPr>
          <w:sz w:val="20"/>
          <w:szCs w:val="20"/>
          <w:shd w:val="clear" w:color="auto" w:fill="FFFFFF"/>
        </w:rPr>
      </w:pPr>
      <w:r w:rsidRPr="000D6000">
        <w:rPr>
          <w:sz w:val="20"/>
          <w:szCs w:val="20"/>
          <w:shd w:val="clear" w:color="auto" w:fill="FFFFFF"/>
        </w:rPr>
        <w:t>Medicamentos de alto costo</w:t>
      </w:r>
      <w:r w:rsidR="0040195D" w:rsidRPr="000D6000">
        <w:rPr>
          <w:sz w:val="20"/>
          <w:szCs w:val="20"/>
          <w:shd w:val="clear" w:color="auto" w:fill="FFFFFF"/>
        </w:rPr>
        <w:t>.</w:t>
      </w:r>
    </w:p>
    <w:p w14:paraId="3D806013" w14:textId="5DAA7773" w:rsidR="00C31042" w:rsidRPr="000D6000" w:rsidRDefault="00C31042" w:rsidP="000D6000">
      <w:pPr>
        <w:pStyle w:val="Prrafodelista"/>
        <w:numPr>
          <w:ilvl w:val="0"/>
          <w:numId w:val="17"/>
        </w:numPr>
        <w:spacing w:after="120"/>
        <w:contextualSpacing w:val="0"/>
        <w:jc w:val="both"/>
        <w:rPr>
          <w:sz w:val="20"/>
          <w:szCs w:val="20"/>
          <w:shd w:val="clear" w:color="auto" w:fill="FFFFFF"/>
        </w:rPr>
      </w:pPr>
      <w:r w:rsidRPr="000D6000">
        <w:rPr>
          <w:sz w:val="20"/>
          <w:szCs w:val="20"/>
          <w:shd w:val="clear" w:color="auto" w:fill="FFFFFF"/>
        </w:rPr>
        <w:t>Suplementos dietarios</w:t>
      </w:r>
      <w:r w:rsidR="0040195D" w:rsidRPr="000D6000">
        <w:rPr>
          <w:sz w:val="20"/>
          <w:szCs w:val="20"/>
          <w:shd w:val="clear" w:color="auto" w:fill="FFFFFF"/>
        </w:rPr>
        <w:t>.</w:t>
      </w:r>
    </w:p>
    <w:p w14:paraId="38E936CC" w14:textId="6FB559FB" w:rsidR="00C31042" w:rsidRPr="000D6000" w:rsidRDefault="00C31042" w:rsidP="000D6000">
      <w:pPr>
        <w:pStyle w:val="Prrafodelista"/>
        <w:numPr>
          <w:ilvl w:val="0"/>
          <w:numId w:val="17"/>
        </w:numPr>
        <w:spacing w:after="120"/>
        <w:contextualSpacing w:val="0"/>
        <w:jc w:val="both"/>
        <w:rPr>
          <w:sz w:val="20"/>
          <w:szCs w:val="20"/>
          <w:shd w:val="clear" w:color="auto" w:fill="FFFFFF"/>
        </w:rPr>
      </w:pPr>
      <w:r w:rsidRPr="000D6000">
        <w:rPr>
          <w:sz w:val="20"/>
          <w:szCs w:val="20"/>
          <w:shd w:val="clear" w:color="auto" w:fill="FFFFFF"/>
        </w:rPr>
        <w:t>Productos de aseo, limpieza y desinfección</w:t>
      </w:r>
      <w:r w:rsidR="0040195D" w:rsidRPr="000D6000">
        <w:rPr>
          <w:sz w:val="20"/>
          <w:szCs w:val="20"/>
          <w:shd w:val="clear" w:color="auto" w:fill="FFFFFF"/>
        </w:rPr>
        <w:t>.</w:t>
      </w:r>
    </w:p>
    <w:p w14:paraId="1CBF136A" w14:textId="1B49DEE8" w:rsidR="00C31042" w:rsidRPr="000D6000" w:rsidRDefault="00C31042" w:rsidP="000D6000">
      <w:pPr>
        <w:pStyle w:val="Prrafodelista"/>
        <w:numPr>
          <w:ilvl w:val="0"/>
          <w:numId w:val="17"/>
        </w:numPr>
        <w:spacing w:after="120"/>
        <w:contextualSpacing w:val="0"/>
        <w:jc w:val="both"/>
        <w:rPr>
          <w:sz w:val="20"/>
          <w:szCs w:val="20"/>
          <w:shd w:val="clear" w:color="auto" w:fill="FFFFFF"/>
        </w:rPr>
      </w:pPr>
      <w:r w:rsidRPr="000D6000">
        <w:rPr>
          <w:sz w:val="20"/>
          <w:szCs w:val="20"/>
          <w:shd w:val="clear" w:color="auto" w:fill="FFFFFF"/>
        </w:rPr>
        <w:t>Cosméticos</w:t>
      </w:r>
      <w:r w:rsidR="0040195D" w:rsidRPr="000D6000">
        <w:rPr>
          <w:sz w:val="20"/>
          <w:szCs w:val="20"/>
          <w:shd w:val="clear" w:color="auto" w:fill="FFFFFF"/>
        </w:rPr>
        <w:t>.</w:t>
      </w:r>
    </w:p>
    <w:p w14:paraId="58CD9F77" w14:textId="7BF93355" w:rsidR="00470CF9" w:rsidRPr="000D6000" w:rsidRDefault="00470CF9" w:rsidP="000D6000">
      <w:pPr>
        <w:pStyle w:val="Prrafodelista"/>
        <w:numPr>
          <w:ilvl w:val="0"/>
          <w:numId w:val="17"/>
        </w:numPr>
        <w:spacing w:after="120"/>
        <w:contextualSpacing w:val="0"/>
        <w:jc w:val="both"/>
        <w:rPr>
          <w:sz w:val="20"/>
          <w:szCs w:val="20"/>
          <w:shd w:val="clear" w:color="auto" w:fill="FFFFFF"/>
        </w:rPr>
      </w:pPr>
      <w:r w:rsidRPr="000D6000">
        <w:rPr>
          <w:sz w:val="20"/>
          <w:szCs w:val="20"/>
          <w:shd w:val="clear" w:color="auto" w:fill="FFFFFF"/>
        </w:rPr>
        <w:t>Productos biológicos</w:t>
      </w:r>
      <w:r w:rsidR="0040195D" w:rsidRPr="000D6000">
        <w:rPr>
          <w:sz w:val="20"/>
          <w:szCs w:val="20"/>
          <w:shd w:val="clear" w:color="auto" w:fill="FFFFFF"/>
        </w:rPr>
        <w:t>.</w:t>
      </w:r>
    </w:p>
    <w:p w14:paraId="5A4884D0" w14:textId="223347E8" w:rsidR="00470CF9" w:rsidRPr="000D6000" w:rsidRDefault="00470CF9" w:rsidP="000D6000">
      <w:pPr>
        <w:pStyle w:val="Prrafodelista"/>
        <w:numPr>
          <w:ilvl w:val="0"/>
          <w:numId w:val="17"/>
        </w:numPr>
        <w:spacing w:after="120"/>
        <w:contextualSpacing w:val="0"/>
        <w:jc w:val="both"/>
        <w:rPr>
          <w:sz w:val="20"/>
          <w:szCs w:val="20"/>
          <w:shd w:val="clear" w:color="auto" w:fill="FFFFFF"/>
        </w:rPr>
      </w:pPr>
      <w:r w:rsidRPr="000D6000">
        <w:rPr>
          <w:sz w:val="20"/>
          <w:szCs w:val="20"/>
          <w:shd w:val="clear" w:color="auto" w:fill="FFFFFF"/>
        </w:rPr>
        <w:t>Productos biotecnológicos</w:t>
      </w:r>
      <w:commentRangeEnd w:id="36"/>
      <w:r w:rsidR="001B07A2" w:rsidRPr="000D6000">
        <w:rPr>
          <w:rStyle w:val="Refdecomentario"/>
          <w:sz w:val="20"/>
          <w:szCs w:val="20"/>
        </w:rPr>
        <w:commentReference w:id="36"/>
      </w:r>
      <w:r w:rsidR="0040195D" w:rsidRPr="000D6000">
        <w:rPr>
          <w:sz w:val="20"/>
          <w:szCs w:val="20"/>
          <w:shd w:val="clear" w:color="auto" w:fill="FFFFFF"/>
        </w:rPr>
        <w:t>.</w:t>
      </w:r>
    </w:p>
    <w:p w14:paraId="05089B69" w14:textId="129123F8" w:rsidR="00C31042" w:rsidRPr="000D6000" w:rsidRDefault="00C31042" w:rsidP="000D6000">
      <w:pPr>
        <w:spacing w:after="120"/>
        <w:jc w:val="both"/>
        <w:rPr>
          <w:sz w:val="20"/>
          <w:szCs w:val="20"/>
          <w:shd w:val="clear" w:color="auto" w:fill="FFFFFF"/>
        </w:rPr>
      </w:pPr>
    </w:p>
    <w:p w14:paraId="651D91A5" w14:textId="426AE686" w:rsidR="00C31042" w:rsidRPr="000D6000" w:rsidRDefault="00D65C20" w:rsidP="000D6000">
      <w:pPr>
        <w:spacing w:after="120"/>
        <w:jc w:val="both"/>
        <w:rPr>
          <w:sz w:val="20"/>
          <w:szCs w:val="20"/>
          <w:shd w:val="clear" w:color="auto" w:fill="FFFFFF"/>
        </w:rPr>
      </w:pPr>
      <w:commentRangeStart w:id="37"/>
      <w:r w:rsidRPr="000D6000">
        <w:rPr>
          <w:sz w:val="20"/>
          <w:szCs w:val="20"/>
          <w:shd w:val="clear" w:color="auto" w:fill="FFFFFF"/>
        </w:rPr>
        <w:t>Todos ellos</w:t>
      </w:r>
      <w:r w:rsidR="00C31042" w:rsidRPr="000D6000">
        <w:rPr>
          <w:sz w:val="20"/>
          <w:szCs w:val="20"/>
          <w:shd w:val="clear" w:color="auto" w:fill="FFFFFF"/>
        </w:rPr>
        <w:t xml:space="preserve"> </w:t>
      </w:r>
      <w:r w:rsidR="005641B7" w:rsidRPr="000D6000">
        <w:rPr>
          <w:sz w:val="20"/>
          <w:szCs w:val="20"/>
          <w:shd w:val="clear" w:color="auto" w:fill="FFFFFF"/>
        </w:rPr>
        <w:t xml:space="preserve">se </w:t>
      </w:r>
      <w:r w:rsidR="00C31042" w:rsidRPr="000D6000">
        <w:rPr>
          <w:sz w:val="20"/>
          <w:szCs w:val="20"/>
          <w:shd w:val="clear" w:color="auto" w:fill="FFFFFF"/>
        </w:rPr>
        <w:t>considera</w:t>
      </w:r>
      <w:r w:rsidR="005641B7" w:rsidRPr="000D6000">
        <w:rPr>
          <w:sz w:val="20"/>
          <w:szCs w:val="20"/>
          <w:shd w:val="clear" w:color="auto" w:fill="FFFFFF"/>
        </w:rPr>
        <w:t xml:space="preserve">n como </w:t>
      </w:r>
      <w:r w:rsidR="00C31042" w:rsidRPr="000D6000">
        <w:rPr>
          <w:sz w:val="20"/>
          <w:szCs w:val="20"/>
          <w:shd w:val="clear" w:color="auto" w:fill="FFFFFF"/>
        </w:rPr>
        <w:t>productos tangibles que deben cumplir con las expectativas de los usuarios finales</w:t>
      </w:r>
      <w:r w:rsidR="00887D78" w:rsidRPr="000D6000">
        <w:rPr>
          <w:sz w:val="20"/>
          <w:szCs w:val="20"/>
          <w:shd w:val="clear" w:color="auto" w:fill="FFFFFF"/>
        </w:rPr>
        <w:t>.</w:t>
      </w:r>
      <w:commentRangeEnd w:id="37"/>
      <w:r w:rsidRPr="000D6000">
        <w:rPr>
          <w:rStyle w:val="Refdecomentario"/>
          <w:sz w:val="20"/>
          <w:szCs w:val="20"/>
        </w:rPr>
        <w:commentReference w:id="37"/>
      </w:r>
    </w:p>
    <w:p w14:paraId="7B917A16" w14:textId="77777777" w:rsidR="00FC5425" w:rsidRPr="000D6000" w:rsidRDefault="00FC5425" w:rsidP="000D6000">
      <w:pPr>
        <w:spacing w:after="120"/>
        <w:jc w:val="both"/>
        <w:rPr>
          <w:b/>
          <w:bCs/>
          <w:color w:val="000000"/>
          <w:sz w:val="20"/>
          <w:szCs w:val="20"/>
        </w:rPr>
      </w:pPr>
    </w:p>
    <w:p w14:paraId="0BAE72D1" w14:textId="00210D00" w:rsidR="00735FD1" w:rsidRPr="001031B7" w:rsidRDefault="00735FD1" w:rsidP="001031B7">
      <w:pPr>
        <w:spacing w:after="120"/>
        <w:rPr>
          <w:b/>
          <w:sz w:val="20"/>
          <w:szCs w:val="20"/>
        </w:rPr>
      </w:pPr>
      <w:r w:rsidRPr="000D6000">
        <w:rPr>
          <w:b/>
          <w:sz w:val="20"/>
          <w:szCs w:val="20"/>
        </w:rPr>
        <w:t>2.</w:t>
      </w:r>
      <w:r w:rsidR="00DE279E" w:rsidRPr="000D6000">
        <w:rPr>
          <w:b/>
          <w:sz w:val="20"/>
          <w:szCs w:val="20"/>
        </w:rPr>
        <w:t>1</w:t>
      </w:r>
      <w:r w:rsidR="00D65C20" w:rsidRPr="000D6000">
        <w:rPr>
          <w:b/>
          <w:sz w:val="20"/>
          <w:szCs w:val="20"/>
        </w:rPr>
        <w:t xml:space="preserve"> F</w:t>
      </w:r>
      <w:r w:rsidR="009B2590" w:rsidRPr="000D6000">
        <w:rPr>
          <w:b/>
          <w:sz w:val="20"/>
          <w:szCs w:val="20"/>
        </w:rPr>
        <w:t>icha técnica de los productos farmacéuticos</w:t>
      </w:r>
    </w:p>
    <w:p w14:paraId="3E7774B9" w14:textId="0173199F" w:rsidR="00735FD1" w:rsidRPr="000D6000" w:rsidRDefault="00735FD1" w:rsidP="000D6000">
      <w:pPr>
        <w:spacing w:after="120"/>
        <w:jc w:val="both"/>
        <w:rPr>
          <w:sz w:val="20"/>
          <w:szCs w:val="20"/>
        </w:rPr>
      </w:pPr>
      <w:r w:rsidRPr="000D6000">
        <w:rPr>
          <w:sz w:val="20"/>
          <w:szCs w:val="20"/>
        </w:rPr>
        <w:t xml:space="preserve">Uno de los documentos más importantes que debe </w:t>
      </w:r>
      <w:r w:rsidR="00723378" w:rsidRPr="000D6000">
        <w:rPr>
          <w:sz w:val="20"/>
          <w:szCs w:val="20"/>
        </w:rPr>
        <w:t>tene</w:t>
      </w:r>
      <w:r w:rsidR="005D42E3" w:rsidRPr="000D6000">
        <w:rPr>
          <w:sz w:val="20"/>
          <w:szCs w:val="20"/>
        </w:rPr>
        <w:t>r un servicio o establecimiento</w:t>
      </w:r>
      <w:r w:rsidR="00723378" w:rsidRPr="000D6000">
        <w:rPr>
          <w:sz w:val="20"/>
          <w:szCs w:val="20"/>
        </w:rPr>
        <w:t xml:space="preserve"> farmacéutico es la ficha técnica </w:t>
      </w:r>
      <w:r w:rsidRPr="000D6000">
        <w:rPr>
          <w:sz w:val="20"/>
          <w:szCs w:val="20"/>
        </w:rPr>
        <w:t>de productos farmacéuticos</w:t>
      </w:r>
      <w:r w:rsidR="00723378" w:rsidRPr="000D6000">
        <w:rPr>
          <w:sz w:val="20"/>
          <w:szCs w:val="20"/>
        </w:rPr>
        <w:t xml:space="preserve">, </w:t>
      </w:r>
      <w:r w:rsidRPr="000D6000">
        <w:rPr>
          <w:sz w:val="20"/>
          <w:szCs w:val="20"/>
        </w:rPr>
        <w:t xml:space="preserve">ya que a través de esta se brinda información técnica importante para el manejo de </w:t>
      </w:r>
      <w:r w:rsidR="00723378" w:rsidRPr="000D6000">
        <w:rPr>
          <w:sz w:val="20"/>
          <w:szCs w:val="20"/>
        </w:rPr>
        <w:t>estos dentro de las actividades del inventario</w:t>
      </w:r>
      <w:r w:rsidR="00D65C20" w:rsidRPr="000D6000">
        <w:rPr>
          <w:sz w:val="20"/>
          <w:szCs w:val="20"/>
        </w:rPr>
        <w:t>.</w:t>
      </w:r>
    </w:p>
    <w:p w14:paraId="6D9A1F01" w14:textId="77777777" w:rsidR="00735FD1" w:rsidRPr="000D6000" w:rsidRDefault="00735FD1" w:rsidP="000D6000">
      <w:pPr>
        <w:spacing w:after="120"/>
        <w:jc w:val="both"/>
        <w:rPr>
          <w:b/>
          <w:bCs/>
          <w:sz w:val="20"/>
          <w:szCs w:val="20"/>
          <w:highlight w:val="yellow"/>
        </w:rPr>
      </w:pPr>
    </w:p>
    <w:p w14:paraId="4CA46DFC" w14:textId="77777777" w:rsidR="00735FD1" w:rsidRPr="000D6000" w:rsidRDefault="00735FD1" w:rsidP="000D6000">
      <w:pPr>
        <w:spacing w:after="120"/>
        <w:jc w:val="both"/>
        <w:rPr>
          <w:sz w:val="20"/>
          <w:szCs w:val="20"/>
        </w:rPr>
      </w:pPr>
      <w:r w:rsidRPr="000D6000">
        <w:rPr>
          <w:sz w:val="20"/>
          <w:szCs w:val="20"/>
        </w:rPr>
        <w:t>Esta ficha, que también recibe el nombre de “</w:t>
      </w:r>
      <w:r w:rsidRPr="000D6000">
        <w:rPr>
          <w:b/>
          <w:sz w:val="20"/>
          <w:szCs w:val="20"/>
        </w:rPr>
        <w:t>Resumen de las Características del Producto</w:t>
      </w:r>
      <w:r w:rsidRPr="000D6000">
        <w:rPr>
          <w:sz w:val="20"/>
          <w:szCs w:val="20"/>
        </w:rPr>
        <w:t xml:space="preserve">” en el ámbito farmacéutico, es un documento oficial, aprobado por las autoridades sanitarias competentes, que contiene la información más relevante que se genera durante la investigación y evaluación de un producto farmacéutico. </w:t>
      </w:r>
    </w:p>
    <w:p w14:paraId="5B1C49DE" w14:textId="77777777" w:rsidR="00735FD1" w:rsidRPr="000D6000" w:rsidRDefault="00735FD1" w:rsidP="000D6000">
      <w:pPr>
        <w:spacing w:after="120"/>
        <w:jc w:val="both"/>
        <w:rPr>
          <w:sz w:val="20"/>
          <w:szCs w:val="20"/>
          <w:highlight w:val="yellow"/>
        </w:rPr>
      </w:pPr>
    </w:p>
    <w:p w14:paraId="674AA403" w14:textId="37AA9C63" w:rsidR="00735FD1" w:rsidRPr="000D6000" w:rsidRDefault="002124AF" w:rsidP="000D6000">
      <w:pPr>
        <w:spacing w:after="120"/>
        <w:jc w:val="both"/>
        <w:rPr>
          <w:b/>
          <w:sz w:val="20"/>
          <w:szCs w:val="20"/>
        </w:rPr>
      </w:pPr>
      <w:r w:rsidRPr="000D6000">
        <w:rPr>
          <w:b/>
          <w:sz w:val="20"/>
          <w:szCs w:val="20"/>
        </w:rPr>
        <w:t>Características de la ficha técnica</w:t>
      </w:r>
    </w:p>
    <w:p w14:paraId="79521840" w14:textId="77777777" w:rsidR="00735FD1" w:rsidRPr="000D6000" w:rsidRDefault="00735FD1" w:rsidP="000D6000">
      <w:pPr>
        <w:spacing w:after="120"/>
        <w:jc w:val="both"/>
        <w:rPr>
          <w:sz w:val="20"/>
          <w:szCs w:val="20"/>
        </w:rPr>
      </w:pPr>
      <w:r w:rsidRPr="000D6000">
        <w:rPr>
          <w:sz w:val="20"/>
          <w:szCs w:val="20"/>
        </w:rPr>
        <w:t>La ficha técnica de un producto farmacéutico presenta una información técnica muy relevante que sirve como guía de los profesionales de la salud para el manejo de estos.</w:t>
      </w:r>
    </w:p>
    <w:p w14:paraId="5D794676" w14:textId="77777777" w:rsidR="00735FD1" w:rsidRPr="000D6000" w:rsidRDefault="00735FD1" w:rsidP="000D6000">
      <w:pPr>
        <w:spacing w:after="120"/>
        <w:jc w:val="both"/>
        <w:rPr>
          <w:sz w:val="20"/>
          <w:szCs w:val="20"/>
        </w:rPr>
      </w:pPr>
    </w:p>
    <w:p w14:paraId="5AB1047E" w14:textId="77777777" w:rsidR="00E94040" w:rsidRPr="000D6000" w:rsidRDefault="00735FD1" w:rsidP="000D6000">
      <w:pPr>
        <w:spacing w:after="120"/>
        <w:jc w:val="both"/>
        <w:rPr>
          <w:sz w:val="20"/>
          <w:szCs w:val="20"/>
        </w:rPr>
      </w:pPr>
      <w:r w:rsidRPr="000D6000">
        <w:rPr>
          <w:sz w:val="20"/>
          <w:szCs w:val="20"/>
        </w:rPr>
        <w:t>La información que estas contienen varía según e</w:t>
      </w:r>
      <w:r w:rsidR="00E94040" w:rsidRPr="000D6000">
        <w:rPr>
          <w:sz w:val="20"/>
          <w:szCs w:val="20"/>
        </w:rPr>
        <w:t>l producto farmacéutico, ya sea:</w:t>
      </w:r>
    </w:p>
    <w:p w14:paraId="371DE23F" w14:textId="1F322104" w:rsidR="00E94040" w:rsidRPr="000D6000" w:rsidRDefault="00E94040" w:rsidP="000D6000">
      <w:pPr>
        <w:pStyle w:val="Prrafodelista"/>
        <w:numPr>
          <w:ilvl w:val="0"/>
          <w:numId w:val="32"/>
        </w:numPr>
        <w:spacing w:after="120"/>
        <w:contextualSpacing w:val="0"/>
        <w:jc w:val="both"/>
        <w:rPr>
          <w:sz w:val="20"/>
          <w:szCs w:val="20"/>
        </w:rPr>
      </w:pPr>
      <w:commentRangeStart w:id="38"/>
      <w:r w:rsidRPr="000D6000">
        <w:rPr>
          <w:sz w:val="20"/>
          <w:szCs w:val="20"/>
        </w:rPr>
        <w:t>M</w:t>
      </w:r>
      <w:r w:rsidR="00D65C20" w:rsidRPr="000D6000">
        <w:rPr>
          <w:sz w:val="20"/>
          <w:szCs w:val="20"/>
        </w:rPr>
        <w:t>edicamento (h</w:t>
      </w:r>
      <w:r w:rsidR="00735FD1" w:rsidRPr="000D6000">
        <w:rPr>
          <w:sz w:val="20"/>
          <w:szCs w:val="20"/>
        </w:rPr>
        <w:t>omeopático, fitoterapeuticos, nutracéutico)</w:t>
      </w:r>
      <w:r w:rsidRPr="000D6000">
        <w:rPr>
          <w:sz w:val="20"/>
          <w:szCs w:val="20"/>
        </w:rPr>
        <w:t>.</w:t>
      </w:r>
    </w:p>
    <w:p w14:paraId="45B48A7A" w14:textId="66076B53" w:rsidR="00E94040" w:rsidRPr="000D6000" w:rsidRDefault="00E94040" w:rsidP="000D6000">
      <w:pPr>
        <w:pStyle w:val="Prrafodelista"/>
        <w:numPr>
          <w:ilvl w:val="0"/>
          <w:numId w:val="32"/>
        </w:numPr>
        <w:spacing w:after="120"/>
        <w:contextualSpacing w:val="0"/>
        <w:jc w:val="both"/>
        <w:rPr>
          <w:sz w:val="20"/>
          <w:szCs w:val="20"/>
        </w:rPr>
      </w:pPr>
      <w:r w:rsidRPr="000D6000">
        <w:rPr>
          <w:sz w:val="20"/>
          <w:szCs w:val="20"/>
        </w:rPr>
        <w:t>Dispositivo médico.</w:t>
      </w:r>
    </w:p>
    <w:p w14:paraId="039DA00B" w14:textId="77777777" w:rsidR="00E94040" w:rsidRPr="000D6000" w:rsidRDefault="00E94040" w:rsidP="000D6000">
      <w:pPr>
        <w:pStyle w:val="Prrafodelista"/>
        <w:numPr>
          <w:ilvl w:val="0"/>
          <w:numId w:val="32"/>
        </w:numPr>
        <w:spacing w:after="120"/>
        <w:contextualSpacing w:val="0"/>
        <w:jc w:val="both"/>
        <w:rPr>
          <w:sz w:val="20"/>
          <w:szCs w:val="20"/>
        </w:rPr>
      </w:pPr>
      <w:r w:rsidRPr="000D6000">
        <w:rPr>
          <w:sz w:val="20"/>
          <w:szCs w:val="20"/>
        </w:rPr>
        <w:t>Cosmético.</w:t>
      </w:r>
    </w:p>
    <w:p w14:paraId="1090F669" w14:textId="23CD46E5" w:rsidR="00735FD1" w:rsidRPr="000D6000" w:rsidRDefault="00E94040" w:rsidP="000D6000">
      <w:pPr>
        <w:pStyle w:val="Prrafodelista"/>
        <w:numPr>
          <w:ilvl w:val="0"/>
          <w:numId w:val="32"/>
        </w:numPr>
        <w:spacing w:after="120"/>
        <w:contextualSpacing w:val="0"/>
        <w:jc w:val="both"/>
        <w:rPr>
          <w:sz w:val="20"/>
          <w:szCs w:val="20"/>
        </w:rPr>
      </w:pPr>
      <w:r w:rsidRPr="000D6000">
        <w:rPr>
          <w:sz w:val="20"/>
          <w:szCs w:val="20"/>
        </w:rPr>
        <w:t>B</w:t>
      </w:r>
      <w:r w:rsidR="00735FD1" w:rsidRPr="000D6000">
        <w:rPr>
          <w:sz w:val="20"/>
          <w:szCs w:val="20"/>
        </w:rPr>
        <w:t>iológico, etc.</w:t>
      </w:r>
      <w:commentRangeEnd w:id="38"/>
      <w:r w:rsidRPr="000D6000">
        <w:rPr>
          <w:rStyle w:val="Refdecomentario"/>
          <w:sz w:val="20"/>
          <w:szCs w:val="20"/>
        </w:rPr>
        <w:commentReference w:id="38"/>
      </w:r>
    </w:p>
    <w:p w14:paraId="35BACB50" w14:textId="77777777" w:rsidR="00657D57" w:rsidRPr="000D6000" w:rsidRDefault="00657D57" w:rsidP="000D6000">
      <w:pPr>
        <w:spacing w:after="120"/>
        <w:jc w:val="both"/>
        <w:rPr>
          <w:sz w:val="20"/>
          <w:szCs w:val="20"/>
          <w:highlight w:val="yellow"/>
        </w:rPr>
      </w:pPr>
    </w:p>
    <w:p w14:paraId="03F0E634" w14:textId="1267CFC9" w:rsidR="00735FD1" w:rsidRPr="000D6000" w:rsidRDefault="00735FD1" w:rsidP="000D6000">
      <w:pPr>
        <w:spacing w:after="120"/>
        <w:jc w:val="both"/>
        <w:rPr>
          <w:sz w:val="20"/>
          <w:szCs w:val="20"/>
          <w:highlight w:val="yellow"/>
        </w:rPr>
      </w:pPr>
      <w:r w:rsidRPr="000D6000">
        <w:rPr>
          <w:sz w:val="20"/>
          <w:szCs w:val="20"/>
        </w:rPr>
        <w:t>A continuación, se presenta un ejemplo de la</w:t>
      </w:r>
      <w:r w:rsidR="00AC5DFE" w:rsidRPr="000D6000">
        <w:rPr>
          <w:sz w:val="20"/>
          <w:szCs w:val="20"/>
        </w:rPr>
        <w:t>s características de la</w:t>
      </w:r>
      <w:r w:rsidRPr="000D6000">
        <w:rPr>
          <w:sz w:val="20"/>
          <w:szCs w:val="20"/>
        </w:rPr>
        <w:t xml:space="preserve"> estructura</w:t>
      </w:r>
      <w:r w:rsidR="005E44AF" w:rsidRPr="000D6000">
        <w:rPr>
          <w:sz w:val="20"/>
          <w:szCs w:val="20"/>
        </w:rPr>
        <w:t xml:space="preserve"> de</w:t>
      </w:r>
      <w:r w:rsidRPr="000D6000">
        <w:rPr>
          <w:sz w:val="20"/>
          <w:szCs w:val="20"/>
        </w:rPr>
        <w:t xml:space="preserve"> una ficha técnica de un producto farmacéutico</w:t>
      </w:r>
      <w:r w:rsidR="005E44AF" w:rsidRPr="000D6000">
        <w:rPr>
          <w:sz w:val="20"/>
          <w:szCs w:val="20"/>
        </w:rPr>
        <w:t xml:space="preserve">, donde se evidencia lo completo que es el documento, </w:t>
      </w:r>
      <w:r w:rsidR="009E1E44" w:rsidRPr="000D6000">
        <w:rPr>
          <w:sz w:val="20"/>
          <w:szCs w:val="20"/>
        </w:rPr>
        <w:t>debido a</w:t>
      </w:r>
      <w:r w:rsidR="005E44AF" w:rsidRPr="000D6000">
        <w:rPr>
          <w:sz w:val="20"/>
          <w:szCs w:val="20"/>
        </w:rPr>
        <w:t xml:space="preserve"> que aplica tanto para establecimientos farmacéuticos comerciales como las farmacias/droguerías, </w:t>
      </w:r>
      <w:r w:rsidR="002408A2" w:rsidRPr="000D6000">
        <w:rPr>
          <w:sz w:val="20"/>
          <w:szCs w:val="20"/>
        </w:rPr>
        <w:t>d</w:t>
      </w:r>
      <w:r w:rsidR="005E44AF" w:rsidRPr="000D6000">
        <w:rPr>
          <w:sz w:val="20"/>
          <w:szCs w:val="20"/>
        </w:rPr>
        <w:t xml:space="preserve">roguerías y depósitos, como para los servicios farmacéuticos, </w:t>
      </w:r>
      <w:r w:rsidR="009E1E44" w:rsidRPr="000D6000">
        <w:rPr>
          <w:sz w:val="20"/>
          <w:szCs w:val="20"/>
        </w:rPr>
        <w:t>por</w:t>
      </w:r>
      <w:r w:rsidR="005E44AF" w:rsidRPr="000D6000">
        <w:rPr>
          <w:sz w:val="20"/>
          <w:szCs w:val="20"/>
        </w:rPr>
        <w:t>que la información abarca temas comerciales, de almacenamiento, conservación y clínicos.</w:t>
      </w:r>
    </w:p>
    <w:p w14:paraId="696D602E" w14:textId="77777777" w:rsidR="005E44AF" w:rsidRPr="000D6000" w:rsidRDefault="005E44AF" w:rsidP="000D6000">
      <w:pPr>
        <w:spacing w:after="120"/>
        <w:jc w:val="both"/>
        <w:rPr>
          <w:sz w:val="20"/>
          <w:szCs w:val="20"/>
          <w:highlight w:val="yellow"/>
        </w:rPr>
      </w:pPr>
    </w:p>
    <w:p w14:paraId="12F357F5" w14:textId="5A38339F" w:rsidR="00C172C0" w:rsidRPr="000D6000" w:rsidRDefault="00FB68DF" w:rsidP="000D6000">
      <w:pPr>
        <w:spacing w:after="120"/>
        <w:jc w:val="center"/>
        <w:rPr>
          <w:sz w:val="20"/>
          <w:szCs w:val="20"/>
          <w:highlight w:val="yellow"/>
        </w:rPr>
      </w:pPr>
      <w:commentRangeStart w:id="39"/>
      <w:r w:rsidRPr="000D6000">
        <w:rPr>
          <w:noProof/>
          <w:sz w:val="20"/>
          <w:szCs w:val="20"/>
          <w:lang w:val="en-US" w:eastAsia="en-US"/>
        </w:rPr>
        <w:drawing>
          <wp:inline distT="0" distB="0" distL="0" distR="0" wp14:anchorId="5CCB87C5" wp14:editId="6313B253">
            <wp:extent cx="4973501" cy="853440"/>
            <wp:effectExtent l="0" t="0" r="5080" b="1016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3549" cy="856880"/>
                    </a:xfrm>
                    <a:prstGeom prst="rect">
                      <a:avLst/>
                    </a:prstGeom>
                  </pic:spPr>
                </pic:pic>
              </a:graphicData>
            </a:graphic>
          </wp:inline>
        </w:drawing>
      </w:r>
      <w:commentRangeEnd w:id="39"/>
      <w:r w:rsidRPr="000D6000">
        <w:rPr>
          <w:rStyle w:val="Refdecomentario"/>
          <w:sz w:val="20"/>
          <w:szCs w:val="20"/>
        </w:rPr>
        <w:commentReference w:id="39"/>
      </w:r>
    </w:p>
    <w:p w14:paraId="392139D9" w14:textId="77777777" w:rsidR="00B63819" w:rsidRPr="000D6000" w:rsidRDefault="00B63819" w:rsidP="000D6000">
      <w:pPr>
        <w:spacing w:after="120"/>
        <w:jc w:val="center"/>
        <w:rPr>
          <w:sz w:val="20"/>
          <w:szCs w:val="20"/>
          <w:highlight w:val="yellow"/>
        </w:rPr>
      </w:pPr>
    </w:p>
    <w:tbl>
      <w:tblPr>
        <w:tblStyle w:val="Tablaconcuadrcula"/>
        <w:tblW w:w="0" w:type="auto"/>
        <w:shd w:val="clear" w:color="auto" w:fill="00B0F0"/>
        <w:tblLook w:val="04A0" w:firstRow="1" w:lastRow="0" w:firstColumn="1" w:lastColumn="0" w:noHBand="0" w:noVBand="1"/>
      </w:tblPr>
      <w:tblGrid>
        <w:gridCol w:w="9962"/>
      </w:tblGrid>
      <w:tr w:rsidR="00C172C0" w:rsidRPr="000D6000" w14:paraId="5C0CCCB2" w14:textId="77777777" w:rsidTr="007004F0">
        <w:trPr>
          <w:trHeight w:val="1728"/>
        </w:trPr>
        <w:tc>
          <w:tcPr>
            <w:tcW w:w="9962" w:type="dxa"/>
            <w:tcBorders>
              <w:top w:val="single" w:sz="4" w:space="0" w:color="auto"/>
              <w:left w:val="single" w:sz="4" w:space="0" w:color="auto"/>
              <w:bottom w:val="single" w:sz="4" w:space="0" w:color="auto"/>
              <w:right w:val="single" w:sz="4" w:space="0" w:color="auto"/>
            </w:tcBorders>
            <w:shd w:val="clear" w:color="auto" w:fill="00B0F0"/>
          </w:tcPr>
          <w:p w14:paraId="427DD857" w14:textId="653FF227" w:rsidR="00C172C0" w:rsidRPr="000D6000" w:rsidRDefault="00C172C0" w:rsidP="000D6000">
            <w:pPr>
              <w:spacing w:after="120" w:line="276" w:lineRule="auto"/>
              <w:jc w:val="center"/>
              <w:rPr>
                <w:b/>
                <w:bCs/>
                <w:color w:val="FFFFFF" w:themeColor="background1"/>
                <w:sz w:val="20"/>
                <w:szCs w:val="20"/>
              </w:rPr>
            </w:pPr>
            <w:commentRangeStart w:id="40"/>
            <w:r w:rsidRPr="000D6000">
              <w:rPr>
                <w:b/>
                <w:bCs/>
                <w:color w:val="FFFFFF" w:themeColor="background1"/>
                <w:sz w:val="20"/>
                <w:szCs w:val="20"/>
              </w:rPr>
              <w:t xml:space="preserve">Llamado </w:t>
            </w:r>
            <w:commentRangeEnd w:id="40"/>
            <w:r w:rsidRPr="000D6000">
              <w:rPr>
                <w:rStyle w:val="Refdecomentario"/>
                <w:sz w:val="20"/>
                <w:szCs w:val="20"/>
              </w:rPr>
              <w:commentReference w:id="40"/>
            </w:r>
            <w:r w:rsidRPr="000D6000">
              <w:rPr>
                <w:b/>
                <w:bCs/>
                <w:color w:val="FFFFFF" w:themeColor="background1"/>
                <w:sz w:val="20"/>
                <w:szCs w:val="20"/>
              </w:rPr>
              <w:t>a la acción</w:t>
            </w:r>
          </w:p>
          <w:p w14:paraId="70E15359" w14:textId="53A2BBB7" w:rsidR="00C172C0" w:rsidRPr="000D6000" w:rsidRDefault="00C172C0" w:rsidP="000D6000">
            <w:pPr>
              <w:spacing w:after="120" w:line="276" w:lineRule="auto"/>
              <w:jc w:val="both"/>
              <w:rPr>
                <w:color w:val="FFFFFF" w:themeColor="background1"/>
                <w:sz w:val="20"/>
                <w:szCs w:val="20"/>
              </w:rPr>
            </w:pPr>
            <w:r w:rsidRPr="000D6000">
              <w:rPr>
                <w:color w:val="FFFFFF" w:themeColor="background1"/>
                <w:sz w:val="20"/>
                <w:szCs w:val="20"/>
              </w:rPr>
              <w:t>Para entender mejor la</w:t>
            </w:r>
            <w:r w:rsidR="00E933CE" w:rsidRPr="000D6000">
              <w:rPr>
                <w:color w:val="FFFFFF" w:themeColor="background1"/>
                <w:sz w:val="20"/>
                <w:szCs w:val="20"/>
              </w:rPr>
              <w:t xml:space="preserve"> información requerida para que la ficha técnica de un </w:t>
            </w:r>
            <w:r w:rsidR="00132E9C" w:rsidRPr="000D6000">
              <w:rPr>
                <w:color w:val="FFFFFF" w:themeColor="background1"/>
                <w:sz w:val="20"/>
                <w:szCs w:val="20"/>
              </w:rPr>
              <w:t>medicamento</w:t>
            </w:r>
            <w:r w:rsidR="007A0D85" w:rsidRPr="000D6000">
              <w:rPr>
                <w:color w:val="FFFFFF" w:themeColor="background1"/>
                <w:sz w:val="20"/>
                <w:szCs w:val="20"/>
              </w:rPr>
              <w:t xml:space="preserve"> esté</w:t>
            </w:r>
            <w:r w:rsidR="00E933CE" w:rsidRPr="000D6000">
              <w:rPr>
                <w:color w:val="FFFFFF" w:themeColor="background1"/>
                <w:sz w:val="20"/>
                <w:szCs w:val="20"/>
              </w:rPr>
              <w:t xml:space="preserve"> completa, se invita al aprendiz </w:t>
            </w:r>
            <w:r w:rsidR="00F25BDF" w:rsidRPr="000D6000">
              <w:rPr>
                <w:color w:val="FFFFFF" w:themeColor="background1"/>
                <w:sz w:val="20"/>
                <w:szCs w:val="20"/>
              </w:rPr>
              <w:t xml:space="preserve">a consultar en </w:t>
            </w:r>
            <w:r w:rsidR="00132E9C" w:rsidRPr="000D6000">
              <w:rPr>
                <w:color w:val="FFFFFF" w:themeColor="background1"/>
                <w:sz w:val="20"/>
                <w:szCs w:val="20"/>
              </w:rPr>
              <w:t>“ejemplo ficha técnica”</w:t>
            </w:r>
            <w:r w:rsidR="00E5754C" w:rsidRPr="000D6000">
              <w:rPr>
                <w:color w:val="FFFFFF" w:themeColor="background1"/>
                <w:sz w:val="20"/>
                <w:szCs w:val="20"/>
              </w:rPr>
              <w:t xml:space="preserve"> </w:t>
            </w:r>
            <w:r w:rsidR="007075BB" w:rsidRPr="000D6000">
              <w:rPr>
                <w:color w:val="FFFFFF" w:themeColor="background1"/>
                <w:sz w:val="20"/>
                <w:szCs w:val="20"/>
              </w:rPr>
              <w:t>donde se podrá observar de manera completa un ejemplo de la ficha técnica del medicamento Verapamilo</w:t>
            </w:r>
            <w:r w:rsidR="003B7A3E" w:rsidRPr="000D6000">
              <w:rPr>
                <w:color w:val="FFFFFF" w:themeColor="background1"/>
                <w:sz w:val="20"/>
                <w:szCs w:val="20"/>
              </w:rPr>
              <w:t>.</w:t>
            </w:r>
          </w:p>
          <w:p w14:paraId="6CCEFEAB" w14:textId="357742FA" w:rsidR="00C172C0" w:rsidRPr="000D6000" w:rsidRDefault="00A2792B" w:rsidP="000D6000">
            <w:pPr>
              <w:spacing w:after="120" w:line="276" w:lineRule="auto"/>
              <w:jc w:val="center"/>
              <w:rPr>
                <w:rStyle w:val="Refdecomentario"/>
                <w:color w:val="FFFFFF" w:themeColor="background1"/>
                <w:sz w:val="20"/>
                <w:szCs w:val="20"/>
              </w:rPr>
            </w:pPr>
            <w:r w:rsidRPr="000D6000">
              <w:rPr>
                <w:noProof/>
                <w:color w:val="FFFFFF" w:themeColor="background1"/>
                <w:sz w:val="20"/>
                <w:szCs w:val="20"/>
                <w:lang w:val="en-US" w:eastAsia="en-US"/>
              </w:rPr>
              <w:drawing>
                <wp:inline distT="0" distB="0" distL="0" distR="0" wp14:anchorId="3B514EEE" wp14:editId="394DDFB2">
                  <wp:extent cx="499745" cy="499745"/>
                  <wp:effectExtent l="0" t="0" r="0" b="0"/>
                  <wp:docPr id="45" name="Imagen 45"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Forma&#10;&#10;Descripción generada automáticamente con confianza baj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9745" cy="499745"/>
                          </a:xfrm>
                          <a:prstGeom prst="rect">
                            <a:avLst/>
                          </a:prstGeom>
                          <a:noFill/>
                          <a:ln>
                            <a:noFill/>
                          </a:ln>
                        </pic:spPr>
                      </pic:pic>
                    </a:graphicData>
                  </a:graphic>
                </wp:inline>
              </w:drawing>
            </w:r>
          </w:p>
        </w:tc>
      </w:tr>
    </w:tbl>
    <w:p w14:paraId="6577F6BB" w14:textId="77777777" w:rsidR="00735FD1" w:rsidRPr="000D6000" w:rsidRDefault="00735FD1" w:rsidP="000D6000">
      <w:pPr>
        <w:spacing w:after="120"/>
        <w:jc w:val="both"/>
        <w:rPr>
          <w:sz w:val="20"/>
          <w:szCs w:val="20"/>
          <w:highlight w:val="yellow"/>
        </w:rPr>
      </w:pPr>
    </w:p>
    <w:p w14:paraId="300C5CD3" w14:textId="4C2454CC" w:rsidR="005E44AF" w:rsidRPr="000D6000" w:rsidRDefault="005E44AF" w:rsidP="000D6000">
      <w:pPr>
        <w:spacing w:after="120"/>
        <w:jc w:val="both"/>
        <w:rPr>
          <w:sz w:val="20"/>
          <w:szCs w:val="20"/>
        </w:rPr>
      </w:pPr>
      <w:r w:rsidRPr="000D6000">
        <w:rPr>
          <w:sz w:val="20"/>
          <w:szCs w:val="20"/>
        </w:rPr>
        <w:t>A continuación, se presenta un ejemplo de la estructura de una ficha técnica de los dispositivos médicos, donde se pueden obse</w:t>
      </w:r>
      <w:r w:rsidR="00813EB9" w:rsidRPr="000D6000">
        <w:rPr>
          <w:sz w:val="20"/>
          <w:szCs w:val="20"/>
        </w:rPr>
        <w:t>rvar sus características:</w:t>
      </w:r>
    </w:p>
    <w:p w14:paraId="2ACC92CE" w14:textId="77777777" w:rsidR="00735FD1" w:rsidRPr="000D6000" w:rsidRDefault="00735FD1" w:rsidP="000D6000">
      <w:pPr>
        <w:spacing w:after="120"/>
        <w:rPr>
          <w:i/>
          <w:iCs/>
          <w:noProof/>
          <w:sz w:val="20"/>
          <w:szCs w:val="20"/>
          <w:highlight w:val="yellow"/>
        </w:rPr>
      </w:pPr>
      <w:bookmarkStart w:id="41" w:name="_Hlk76652330"/>
    </w:p>
    <w:p w14:paraId="619A473D" w14:textId="4C02A70F" w:rsidR="007075BB" w:rsidRPr="000D6000" w:rsidRDefault="00332AE3" w:rsidP="000D6000">
      <w:pPr>
        <w:spacing w:after="120"/>
        <w:jc w:val="center"/>
        <w:rPr>
          <w:sz w:val="20"/>
          <w:szCs w:val="20"/>
          <w:highlight w:val="yellow"/>
        </w:rPr>
      </w:pPr>
      <w:commentRangeStart w:id="42"/>
      <w:r w:rsidRPr="000D6000">
        <w:rPr>
          <w:noProof/>
          <w:sz w:val="20"/>
          <w:szCs w:val="20"/>
          <w:lang w:val="en-US" w:eastAsia="en-US"/>
        </w:rPr>
        <w:drawing>
          <wp:inline distT="0" distB="0" distL="0" distR="0" wp14:anchorId="49AF8254" wp14:editId="387474E0">
            <wp:extent cx="4891106" cy="836507"/>
            <wp:effectExtent l="0" t="0" r="11430" b="1905"/>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a:blip r:embed="rId27"/>
                    <a:stretch>
                      <a:fillRect/>
                    </a:stretch>
                  </pic:blipFill>
                  <pic:spPr>
                    <a:xfrm>
                      <a:off x="0" y="0"/>
                      <a:ext cx="5122112" cy="876015"/>
                    </a:xfrm>
                    <a:prstGeom prst="rect">
                      <a:avLst/>
                    </a:prstGeom>
                  </pic:spPr>
                </pic:pic>
              </a:graphicData>
            </a:graphic>
          </wp:inline>
        </w:drawing>
      </w:r>
      <w:commentRangeEnd w:id="42"/>
      <w:r w:rsidR="00423666" w:rsidRPr="000D6000">
        <w:rPr>
          <w:rStyle w:val="Refdecomentario"/>
          <w:sz w:val="20"/>
          <w:szCs w:val="20"/>
        </w:rPr>
        <w:commentReference w:id="42"/>
      </w:r>
      <w:bookmarkEnd w:id="41"/>
    </w:p>
    <w:p w14:paraId="41060358" w14:textId="77777777" w:rsidR="002A63A0" w:rsidRPr="000D6000" w:rsidRDefault="002A63A0" w:rsidP="000D6000">
      <w:pPr>
        <w:spacing w:after="120"/>
        <w:jc w:val="center"/>
        <w:rPr>
          <w:sz w:val="20"/>
          <w:szCs w:val="20"/>
          <w:highlight w:val="yellow"/>
        </w:rPr>
      </w:pPr>
    </w:p>
    <w:tbl>
      <w:tblPr>
        <w:tblStyle w:val="Tablaconcuadrcula"/>
        <w:tblW w:w="0" w:type="auto"/>
        <w:shd w:val="clear" w:color="auto" w:fill="00B0F0"/>
        <w:tblLook w:val="04A0" w:firstRow="1" w:lastRow="0" w:firstColumn="1" w:lastColumn="0" w:noHBand="0" w:noVBand="1"/>
      </w:tblPr>
      <w:tblGrid>
        <w:gridCol w:w="9962"/>
      </w:tblGrid>
      <w:tr w:rsidR="007075BB" w:rsidRPr="000D6000" w14:paraId="7AB7A29B" w14:textId="77777777" w:rsidTr="008F466B">
        <w:trPr>
          <w:trHeight w:val="2603"/>
        </w:trPr>
        <w:tc>
          <w:tcPr>
            <w:tcW w:w="9962" w:type="dxa"/>
            <w:tcBorders>
              <w:top w:val="single" w:sz="4" w:space="0" w:color="auto"/>
              <w:left w:val="single" w:sz="4" w:space="0" w:color="auto"/>
              <w:bottom w:val="single" w:sz="4" w:space="0" w:color="auto"/>
              <w:right w:val="single" w:sz="4" w:space="0" w:color="auto"/>
            </w:tcBorders>
            <w:shd w:val="clear" w:color="auto" w:fill="00B0F0"/>
          </w:tcPr>
          <w:p w14:paraId="76ABE83E" w14:textId="77777777" w:rsidR="007075BB" w:rsidRPr="000D6000" w:rsidRDefault="007075BB" w:rsidP="000D6000">
            <w:pPr>
              <w:spacing w:after="120" w:line="276" w:lineRule="auto"/>
              <w:jc w:val="center"/>
              <w:rPr>
                <w:b/>
                <w:bCs/>
                <w:color w:val="FFFFFF" w:themeColor="background1"/>
                <w:sz w:val="20"/>
                <w:szCs w:val="20"/>
              </w:rPr>
            </w:pPr>
            <w:commentRangeStart w:id="43"/>
            <w:r w:rsidRPr="000D6000">
              <w:rPr>
                <w:b/>
                <w:bCs/>
                <w:color w:val="FFFFFF" w:themeColor="background1"/>
                <w:sz w:val="20"/>
                <w:szCs w:val="20"/>
              </w:rPr>
              <w:t xml:space="preserve">Llamado </w:t>
            </w:r>
            <w:commentRangeEnd w:id="43"/>
            <w:r w:rsidRPr="000D6000">
              <w:rPr>
                <w:rStyle w:val="Refdecomentario"/>
                <w:sz w:val="20"/>
                <w:szCs w:val="20"/>
              </w:rPr>
              <w:commentReference w:id="43"/>
            </w:r>
            <w:r w:rsidRPr="000D6000">
              <w:rPr>
                <w:b/>
                <w:bCs/>
                <w:color w:val="FFFFFF" w:themeColor="background1"/>
                <w:sz w:val="20"/>
                <w:szCs w:val="20"/>
              </w:rPr>
              <w:t>a la acción</w:t>
            </w:r>
          </w:p>
          <w:p w14:paraId="3BF980BE" w14:textId="77777777" w:rsidR="007075BB" w:rsidRPr="000D6000" w:rsidRDefault="007075BB" w:rsidP="000D6000">
            <w:pPr>
              <w:spacing w:after="120" w:line="276" w:lineRule="auto"/>
              <w:rPr>
                <w:color w:val="FFFFFF" w:themeColor="background1"/>
                <w:sz w:val="20"/>
                <w:szCs w:val="20"/>
              </w:rPr>
            </w:pPr>
          </w:p>
          <w:p w14:paraId="6DCCDA5A" w14:textId="24241599" w:rsidR="007075BB" w:rsidRPr="000D6000" w:rsidRDefault="007075BB" w:rsidP="000D6000">
            <w:pPr>
              <w:spacing w:after="120" w:line="276" w:lineRule="auto"/>
              <w:jc w:val="both"/>
              <w:rPr>
                <w:color w:val="FFFFFF" w:themeColor="background1"/>
                <w:sz w:val="20"/>
                <w:szCs w:val="20"/>
              </w:rPr>
            </w:pPr>
            <w:r w:rsidRPr="000D6000">
              <w:rPr>
                <w:color w:val="FFFFFF" w:themeColor="background1"/>
                <w:sz w:val="20"/>
                <w:szCs w:val="20"/>
              </w:rPr>
              <w:t>Para entender mejor la información requerida para que la ficha técnica de un equipo médico este completa, se invita al aprendiz a consultar en “ejemplo ficha técnica</w:t>
            </w:r>
            <w:r w:rsidR="006A0A1D" w:rsidRPr="000D6000">
              <w:rPr>
                <w:color w:val="FFFFFF" w:themeColor="background1"/>
                <w:sz w:val="20"/>
                <w:szCs w:val="20"/>
              </w:rPr>
              <w:t xml:space="preserve"> dispositivo médico</w:t>
            </w:r>
            <w:r w:rsidRPr="000D6000">
              <w:rPr>
                <w:color w:val="FFFFFF" w:themeColor="background1"/>
                <w:sz w:val="20"/>
                <w:szCs w:val="20"/>
              </w:rPr>
              <w:t xml:space="preserve">” donde se podrá observar de manera completa un ejemplo de la ficha técnica del </w:t>
            </w:r>
            <w:r w:rsidR="00FA0641" w:rsidRPr="000D6000">
              <w:rPr>
                <w:color w:val="FFFFFF" w:themeColor="background1"/>
                <w:sz w:val="20"/>
                <w:szCs w:val="20"/>
              </w:rPr>
              <w:t>dispositivo médico guantes estériles de látex</w:t>
            </w:r>
            <w:ins w:id="44" w:author="JHON JAIRO RODRIGUEZ PEREZ" w:date="2022-06-05T22:47:00Z">
              <w:r w:rsidR="006B224D">
                <w:rPr>
                  <w:color w:val="FFFFFF" w:themeColor="background1"/>
                  <w:sz w:val="20"/>
                  <w:szCs w:val="20"/>
                </w:rPr>
                <w:t>.</w:t>
              </w:r>
            </w:ins>
          </w:p>
          <w:p w14:paraId="66E1AD06" w14:textId="77777777" w:rsidR="007075BB" w:rsidRPr="000D6000" w:rsidRDefault="007075BB" w:rsidP="000D6000">
            <w:pPr>
              <w:spacing w:after="120" w:line="276" w:lineRule="auto"/>
              <w:jc w:val="center"/>
              <w:rPr>
                <w:rStyle w:val="Refdecomentario"/>
                <w:color w:val="FFFFFF" w:themeColor="background1"/>
                <w:sz w:val="20"/>
                <w:szCs w:val="20"/>
              </w:rPr>
            </w:pPr>
            <w:r w:rsidRPr="000D6000">
              <w:rPr>
                <w:noProof/>
                <w:color w:val="FFFFFF" w:themeColor="background1"/>
                <w:sz w:val="20"/>
                <w:szCs w:val="20"/>
                <w:lang w:val="en-US" w:eastAsia="en-US"/>
              </w:rPr>
              <w:drawing>
                <wp:inline distT="0" distB="0" distL="0" distR="0" wp14:anchorId="22E454F5" wp14:editId="2C9BFA78">
                  <wp:extent cx="499745" cy="499745"/>
                  <wp:effectExtent l="0" t="0" r="0" b="0"/>
                  <wp:docPr id="50" name="Imagen 50"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Forma&#10;&#10;Descripción generada automáticamente con confianza baj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9745" cy="499745"/>
                          </a:xfrm>
                          <a:prstGeom prst="rect">
                            <a:avLst/>
                          </a:prstGeom>
                          <a:noFill/>
                          <a:ln>
                            <a:noFill/>
                          </a:ln>
                        </pic:spPr>
                      </pic:pic>
                    </a:graphicData>
                  </a:graphic>
                </wp:inline>
              </w:drawing>
            </w:r>
          </w:p>
        </w:tc>
      </w:tr>
    </w:tbl>
    <w:p w14:paraId="71E615EF" w14:textId="77777777" w:rsidR="007075BB" w:rsidRPr="000D6000" w:rsidRDefault="007075BB" w:rsidP="000D6000">
      <w:pPr>
        <w:spacing w:after="120"/>
        <w:jc w:val="both"/>
        <w:rPr>
          <w:sz w:val="20"/>
          <w:szCs w:val="20"/>
        </w:rPr>
      </w:pPr>
    </w:p>
    <w:p w14:paraId="04C35708" w14:textId="77777777" w:rsidR="001031B7" w:rsidRPr="001031B7" w:rsidRDefault="001031B7" w:rsidP="001031B7">
      <w:pPr>
        <w:spacing w:after="120"/>
        <w:jc w:val="both"/>
        <w:rPr>
          <w:b/>
          <w:bCs/>
          <w:sz w:val="20"/>
          <w:szCs w:val="20"/>
        </w:rPr>
      </w:pPr>
      <w:r w:rsidRPr="001031B7">
        <w:rPr>
          <w:b/>
          <w:bCs/>
          <w:sz w:val="20"/>
          <w:szCs w:val="20"/>
        </w:rPr>
        <w:t>2.2. Aplicaciones de la ficha técnica</w:t>
      </w:r>
    </w:p>
    <w:p w14:paraId="7BEC219A" w14:textId="03D7056C" w:rsidR="00735FD1" w:rsidRPr="000D6000" w:rsidRDefault="006B224D" w:rsidP="000D6000">
      <w:pPr>
        <w:spacing w:after="120"/>
        <w:jc w:val="both"/>
        <w:rPr>
          <w:sz w:val="20"/>
          <w:szCs w:val="20"/>
        </w:rPr>
      </w:pPr>
      <w:ins w:id="45" w:author="JHON JAIRO RODRIGUEZ PEREZ" w:date="2022-06-05T22:47:00Z">
        <w:r>
          <w:rPr>
            <w:sz w:val="20"/>
            <w:szCs w:val="20"/>
          </w:rPr>
          <w:t xml:space="preserve">Se debe </w:t>
        </w:r>
      </w:ins>
      <w:del w:id="46" w:author="JHON JAIRO RODRIGUEZ PEREZ" w:date="2022-06-05T22:47:00Z">
        <w:r w:rsidR="00B956C9" w:rsidRPr="000D6000" w:rsidDel="006B224D">
          <w:rPr>
            <w:sz w:val="20"/>
            <w:szCs w:val="20"/>
          </w:rPr>
          <w:delText>R</w:delText>
        </w:r>
      </w:del>
      <w:ins w:id="47" w:author="JHON JAIRO RODRIGUEZ PEREZ" w:date="2022-06-05T22:47:00Z">
        <w:r>
          <w:rPr>
            <w:sz w:val="20"/>
            <w:szCs w:val="20"/>
          </w:rPr>
          <w:t>r</w:t>
        </w:r>
      </w:ins>
      <w:r w:rsidR="00B956C9" w:rsidRPr="000D6000">
        <w:rPr>
          <w:sz w:val="20"/>
          <w:szCs w:val="20"/>
        </w:rPr>
        <w:t>ecord</w:t>
      </w:r>
      <w:ins w:id="48" w:author="JHON JAIRO RODRIGUEZ PEREZ" w:date="2022-06-05T22:47:00Z">
        <w:r w:rsidR="00915370">
          <w:rPr>
            <w:sz w:val="20"/>
            <w:szCs w:val="20"/>
          </w:rPr>
          <w:t>ar</w:t>
        </w:r>
      </w:ins>
      <w:del w:id="49" w:author="JHON JAIRO RODRIGUEZ PEREZ" w:date="2022-06-05T22:47:00Z">
        <w:r w:rsidR="00B956C9" w:rsidRPr="000D6000" w:rsidDel="00915370">
          <w:rPr>
            <w:sz w:val="20"/>
            <w:szCs w:val="20"/>
          </w:rPr>
          <w:delText>emos</w:delText>
        </w:r>
      </w:del>
      <w:r w:rsidR="00B956C9" w:rsidRPr="000D6000">
        <w:rPr>
          <w:sz w:val="20"/>
          <w:szCs w:val="20"/>
        </w:rPr>
        <w:t xml:space="preserve"> que l</w:t>
      </w:r>
      <w:r w:rsidR="00735FD1" w:rsidRPr="000D6000">
        <w:rPr>
          <w:sz w:val="20"/>
          <w:szCs w:val="20"/>
        </w:rPr>
        <w:t>a ficha técnica es un documento de gran utilidad para todos los profesionales que hacen parte del sector farmacéutico y en general del sector salud. También es una herramienta para la autoridad sanitaria</w:t>
      </w:r>
      <w:r w:rsidR="00B956C9" w:rsidRPr="000D6000">
        <w:rPr>
          <w:sz w:val="20"/>
          <w:szCs w:val="20"/>
        </w:rPr>
        <w:t>,</w:t>
      </w:r>
      <w:r w:rsidR="00735FD1" w:rsidRPr="000D6000">
        <w:rPr>
          <w:sz w:val="20"/>
          <w:szCs w:val="20"/>
        </w:rPr>
        <w:t xml:space="preserve"> </w:t>
      </w:r>
      <w:r w:rsidR="00B956C9" w:rsidRPr="000D6000">
        <w:rPr>
          <w:sz w:val="20"/>
          <w:szCs w:val="20"/>
        </w:rPr>
        <w:t>debido a</w:t>
      </w:r>
      <w:r w:rsidR="00735FD1" w:rsidRPr="000D6000">
        <w:rPr>
          <w:sz w:val="20"/>
          <w:szCs w:val="20"/>
        </w:rPr>
        <w:t xml:space="preserve"> que abarca información legal y técnica de los productos farmacéuticos.</w:t>
      </w:r>
    </w:p>
    <w:p w14:paraId="1008A614" w14:textId="5E2D5790" w:rsidR="00735FD1" w:rsidRPr="001031B7" w:rsidRDefault="00735FD1" w:rsidP="000D6000">
      <w:pPr>
        <w:spacing w:after="120"/>
        <w:jc w:val="both"/>
        <w:rPr>
          <w:sz w:val="20"/>
          <w:szCs w:val="20"/>
        </w:rPr>
      </w:pPr>
      <w:r w:rsidRPr="000D6000">
        <w:rPr>
          <w:sz w:val="20"/>
          <w:szCs w:val="20"/>
        </w:rPr>
        <w:t>Tiene, entre otras, las siguientes aplicaciones:</w:t>
      </w:r>
    </w:p>
    <w:p w14:paraId="759EE0D6" w14:textId="06062010" w:rsidR="00735FD1" w:rsidRPr="000D6000" w:rsidRDefault="00EE62F9" w:rsidP="000D6000">
      <w:pPr>
        <w:spacing w:after="120"/>
        <w:jc w:val="center"/>
        <w:rPr>
          <w:sz w:val="20"/>
          <w:szCs w:val="20"/>
          <w:highlight w:val="yellow"/>
        </w:rPr>
      </w:pPr>
      <w:commentRangeStart w:id="50"/>
      <w:r w:rsidRPr="000D6000">
        <w:rPr>
          <w:noProof/>
          <w:sz w:val="20"/>
          <w:szCs w:val="20"/>
          <w:lang w:val="en-US" w:eastAsia="en-US"/>
        </w:rPr>
        <w:drawing>
          <wp:inline distT="0" distB="0" distL="0" distR="0" wp14:anchorId="2EF76D86" wp14:editId="22DEB392">
            <wp:extent cx="4621183" cy="806873"/>
            <wp:effectExtent l="0" t="0" r="1905" b="635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8"/>
                    <a:stretch>
                      <a:fillRect/>
                    </a:stretch>
                  </pic:blipFill>
                  <pic:spPr>
                    <a:xfrm>
                      <a:off x="0" y="0"/>
                      <a:ext cx="4681861" cy="817468"/>
                    </a:xfrm>
                    <a:prstGeom prst="rect">
                      <a:avLst/>
                    </a:prstGeom>
                  </pic:spPr>
                </pic:pic>
              </a:graphicData>
            </a:graphic>
          </wp:inline>
        </w:drawing>
      </w:r>
      <w:commentRangeEnd w:id="50"/>
      <w:r w:rsidRPr="000D6000">
        <w:rPr>
          <w:rStyle w:val="Refdecomentario"/>
          <w:sz w:val="20"/>
          <w:szCs w:val="20"/>
        </w:rPr>
        <w:commentReference w:id="50"/>
      </w:r>
      <w:r w:rsidRPr="000D6000">
        <w:rPr>
          <w:noProof/>
          <w:sz w:val="20"/>
          <w:szCs w:val="20"/>
        </w:rPr>
        <w:t xml:space="preserve"> </w:t>
      </w:r>
    </w:p>
    <w:p w14:paraId="6B245565" w14:textId="77777777" w:rsidR="00735FD1" w:rsidRPr="000D6000" w:rsidRDefault="00735FD1" w:rsidP="000D6000">
      <w:pPr>
        <w:spacing w:after="120"/>
        <w:jc w:val="both"/>
        <w:rPr>
          <w:sz w:val="20"/>
          <w:szCs w:val="20"/>
        </w:rPr>
      </w:pPr>
    </w:p>
    <w:p w14:paraId="1460E0AB" w14:textId="33542871" w:rsidR="00FA6BDA" w:rsidRPr="000D6000" w:rsidRDefault="00FA6BDA" w:rsidP="000D6000">
      <w:pPr>
        <w:spacing w:after="120"/>
        <w:jc w:val="both"/>
        <w:rPr>
          <w:b/>
          <w:bCs/>
          <w:color w:val="000000"/>
          <w:sz w:val="20"/>
          <w:szCs w:val="20"/>
        </w:rPr>
      </w:pPr>
      <w:r w:rsidRPr="000D6000">
        <w:rPr>
          <w:b/>
          <w:bCs/>
          <w:color w:val="000000"/>
          <w:sz w:val="20"/>
          <w:szCs w:val="20"/>
        </w:rPr>
        <w:t xml:space="preserve">3. </w:t>
      </w:r>
      <w:r w:rsidR="002E3F20" w:rsidRPr="000D6000">
        <w:rPr>
          <w:b/>
          <w:bCs/>
          <w:color w:val="000000"/>
          <w:sz w:val="20"/>
          <w:szCs w:val="20"/>
        </w:rPr>
        <w:t>Trazabilidad</w:t>
      </w:r>
    </w:p>
    <w:p w14:paraId="6397ACED" w14:textId="77777777" w:rsidR="00FA6BDA" w:rsidRPr="000D6000" w:rsidRDefault="00FA6BDA" w:rsidP="000D6000">
      <w:pPr>
        <w:spacing w:after="120"/>
        <w:jc w:val="both"/>
        <w:rPr>
          <w:color w:val="000000"/>
          <w:sz w:val="20"/>
          <w:szCs w:val="20"/>
        </w:rPr>
      </w:pPr>
    </w:p>
    <w:p w14:paraId="78727C11" w14:textId="6163EEA2" w:rsidR="0092668A" w:rsidRPr="000D6000" w:rsidRDefault="0081794F" w:rsidP="000D6000">
      <w:pPr>
        <w:spacing w:after="120"/>
        <w:jc w:val="both"/>
        <w:rPr>
          <w:color w:val="000000"/>
          <w:sz w:val="20"/>
          <w:szCs w:val="20"/>
        </w:rPr>
      </w:pPr>
      <w:commentRangeStart w:id="51"/>
      <w:r w:rsidRPr="000D6000">
        <w:rPr>
          <w:noProof/>
          <w:sz w:val="20"/>
          <w:szCs w:val="20"/>
          <w:lang w:val="en-US" w:eastAsia="en-US"/>
        </w:rPr>
        <w:drawing>
          <wp:anchor distT="0" distB="0" distL="114300" distR="114300" simplePos="0" relativeHeight="251658242" behindDoc="0" locked="0" layoutInCell="1" allowOverlap="1" wp14:anchorId="59CF33C9" wp14:editId="3C1FE802">
            <wp:simplePos x="0" y="0"/>
            <wp:positionH relativeFrom="column">
              <wp:posOffset>2924</wp:posOffset>
            </wp:positionH>
            <wp:positionV relativeFrom="paragraph">
              <wp:posOffset>-4223</wp:posOffset>
            </wp:positionV>
            <wp:extent cx="1282700" cy="1282700"/>
            <wp:effectExtent l="0" t="0" r="0" b="0"/>
            <wp:wrapSquare wrapText="bothSides"/>
            <wp:docPr id="22" name="Imagen 22" descr="Ilustración del concepto de código de barras vector gratuito"/>
            <wp:cNvGraphicFramePr/>
            <a:graphic xmlns:a="http://schemas.openxmlformats.org/drawingml/2006/main">
              <a:graphicData uri="http://schemas.openxmlformats.org/drawingml/2006/picture">
                <pic:pic xmlns:pic="http://schemas.openxmlformats.org/drawingml/2006/picture">
                  <pic:nvPicPr>
                    <pic:cNvPr id="22" name="Imagen 22" descr="Ilustración del concepto de código de barras vector gratuito"/>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82700" cy="1282700"/>
                    </a:xfrm>
                    <a:prstGeom prst="rect">
                      <a:avLst/>
                    </a:prstGeom>
                    <a:noFill/>
                    <a:ln>
                      <a:noFill/>
                    </a:ln>
                  </pic:spPr>
                </pic:pic>
              </a:graphicData>
            </a:graphic>
          </wp:anchor>
        </w:drawing>
      </w:r>
      <w:commentRangeEnd w:id="51"/>
      <w:r w:rsidRPr="000D6000">
        <w:rPr>
          <w:rStyle w:val="Refdecomentario"/>
          <w:sz w:val="20"/>
          <w:szCs w:val="20"/>
        </w:rPr>
        <w:commentReference w:id="51"/>
      </w:r>
    </w:p>
    <w:p w14:paraId="51F63046" w14:textId="157433DA" w:rsidR="0092668A" w:rsidRPr="000D6000" w:rsidRDefault="0092668A" w:rsidP="000D6000">
      <w:pPr>
        <w:spacing w:after="120"/>
        <w:jc w:val="both"/>
        <w:rPr>
          <w:color w:val="000000"/>
          <w:sz w:val="20"/>
          <w:szCs w:val="20"/>
        </w:rPr>
      </w:pPr>
      <w:commentRangeStart w:id="52"/>
      <w:r w:rsidRPr="000D6000">
        <w:rPr>
          <w:color w:val="000000"/>
          <w:sz w:val="20"/>
          <w:szCs w:val="20"/>
        </w:rPr>
        <w:t>“Un sistema de gestión de la trazabilidad para la industria farmacéutica es lo que permite identificar y rastrear todos los productos farmacéuticos desde el fabricante hasta el proveedor de salud, minimizando así amenazas a la seguridad del paciente e ineficiencias a lo largo de la cadena de suministro”</w:t>
      </w:r>
      <w:commentRangeEnd w:id="52"/>
      <w:r w:rsidRPr="000D6000">
        <w:rPr>
          <w:rStyle w:val="Refdecomentario"/>
          <w:sz w:val="20"/>
          <w:szCs w:val="20"/>
        </w:rPr>
        <w:commentReference w:id="52"/>
      </w:r>
      <w:r w:rsidRPr="000D6000">
        <w:rPr>
          <w:color w:val="000000"/>
          <w:sz w:val="20"/>
          <w:szCs w:val="20"/>
        </w:rPr>
        <w:t>.</w:t>
      </w:r>
    </w:p>
    <w:p w14:paraId="6CA6C551" w14:textId="77777777" w:rsidR="0092668A" w:rsidRPr="000D6000" w:rsidRDefault="0092668A" w:rsidP="000D6000">
      <w:pPr>
        <w:spacing w:after="120"/>
        <w:jc w:val="both"/>
        <w:rPr>
          <w:color w:val="000000"/>
          <w:sz w:val="20"/>
          <w:szCs w:val="20"/>
        </w:rPr>
      </w:pPr>
      <w:r w:rsidRPr="000D6000">
        <w:rPr>
          <w:color w:val="000000"/>
          <w:sz w:val="20"/>
          <w:szCs w:val="20"/>
        </w:rPr>
        <w:t xml:space="preserve">La rastreabilidad o trazabilidad, es la capacidad de rastrear el historial, la aplicación o la ubicación de una entidad (actividad, proceso, producto, organización, individuo) a través de la información almacenada en un registro. </w:t>
      </w:r>
    </w:p>
    <w:p w14:paraId="183931E5" w14:textId="1A9947EE" w:rsidR="0092668A" w:rsidRPr="000D6000" w:rsidRDefault="0092668A" w:rsidP="000D6000">
      <w:pPr>
        <w:spacing w:after="120"/>
        <w:jc w:val="both"/>
        <w:rPr>
          <w:color w:val="000000"/>
          <w:sz w:val="20"/>
          <w:szCs w:val="20"/>
        </w:rPr>
      </w:pPr>
      <w:commentRangeStart w:id="53"/>
      <w:r w:rsidRPr="000D6000">
        <w:rPr>
          <w:color w:val="000000"/>
          <w:sz w:val="20"/>
          <w:szCs w:val="20"/>
        </w:rPr>
        <w:t>“Le corresponde al INVIMA garantizar la identificación de los medicamentos en cualquier parte de la cadena de distribución, desde la producción hasta el consumidor final, mediante una tecnología de señalización, con el objetivo de evitar la falsificación, adulteración, vencimiento y contrabando.</w:t>
      </w:r>
    </w:p>
    <w:p w14:paraId="653BE2AD" w14:textId="77777777" w:rsidR="0092668A" w:rsidRPr="000D6000" w:rsidRDefault="0092668A" w:rsidP="000D6000">
      <w:pPr>
        <w:spacing w:after="120"/>
        <w:jc w:val="both"/>
        <w:rPr>
          <w:color w:val="000000"/>
          <w:sz w:val="20"/>
          <w:szCs w:val="20"/>
        </w:rPr>
      </w:pPr>
      <w:r w:rsidRPr="000D6000">
        <w:rPr>
          <w:color w:val="000000"/>
          <w:sz w:val="20"/>
          <w:szCs w:val="20"/>
        </w:rPr>
        <w:t>Colombia viene trabajando en un piloto basado en la aplicación de estándares internacionales que garanticen la seguridad y calidad de los medicamentos y dispositivos médicos en todos los procesos del ciclo de gestión de cualquier servicio farmacéutico, distribuidor mayorista y sus respectivas droguerías.</w:t>
      </w:r>
    </w:p>
    <w:p w14:paraId="4573E170" w14:textId="77777777" w:rsidR="0092668A" w:rsidRPr="000D6000" w:rsidRDefault="0092668A" w:rsidP="000D6000">
      <w:pPr>
        <w:spacing w:after="120"/>
        <w:jc w:val="both"/>
        <w:rPr>
          <w:color w:val="000000"/>
          <w:sz w:val="20"/>
          <w:szCs w:val="20"/>
        </w:rPr>
      </w:pPr>
    </w:p>
    <w:p w14:paraId="099C5052" w14:textId="77777777" w:rsidR="0092668A" w:rsidRPr="000D6000" w:rsidRDefault="0092668A" w:rsidP="000D6000">
      <w:pPr>
        <w:pStyle w:val="Prrafodelista"/>
        <w:numPr>
          <w:ilvl w:val="0"/>
          <w:numId w:val="27"/>
        </w:numPr>
        <w:spacing w:after="120"/>
        <w:contextualSpacing w:val="0"/>
        <w:jc w:val="both"/>
        <w:textAlignment w:val="baseline"/>
        <w:rPr>
          <w:color w:val="000000"/>
          <w:sz w:val="20"/>
          <w:szCs w:val="20"/>
        </w:rPr>
      </w:pPr>
      <w:commentRangeStart w:id="54"/>
      <w:r w:rsidRPr="000D6000">
        <w:rPr>
          <w:color w:val="000000"/>
          <w:sz w:val="20"/>
          <w:szCs w:val="20"/>
        </w:rPr>
        <w:t>Caracterizar los flujos de producto e información en el sector salud.</w:t>
      </w:r>
    </w:p>
    <w:p w14:paraId="4CC209F8" w14:textId="77777777" w:rsidR="0092668A" w:rsidRPr="000D6000" w:rsidRDefault="0092668A" w:rsidP="000D6000">
      <w:pPr>
        <w:pStyle w:val="Prrafodelista"/>
        <w:numPr>
          <w:ilvl w:val="0"/>
          <w:numId w:val="27"/>
        </w:numPr>
        <w:spacing w:after="120"/>
        <w:contextualSpacing w:val="0"/>
        <w:jc w:val="both"/>
        <w:textAlignment w:val="baseline"/>
        <w:rPr>
          <w:color w:val="000000"/>
          <w:sz w:val="20"/>
          <w:szCs w:val="20"/>
        </w:rPr>
      </w:pPr>
      <w:r w:rsidRPr="000D6000">
        <w:rPr>
          <w:color w:val="000000"/>
          <w:sz w:val="20"/>
          <w:szCs w:val="20"/>
        </w:rPr>
        <w:t>Identificar las oportunidades de mejora en los procesos de trazabilidad y visibilidad de la cadena de abastecimiento.</w:t>
      </w:r>
    </w:p>
    <w:p w14:paraId="4B054111" w14:textId="77777777" w:rsidR="0092668A" w:rsidRPr="000D6000" w:rsidRDefault="0092668A" w:rsidP="000D6000">
      <w:pPr>
        <w:pStyle w:val="Prrafodelista"/>
        <w:numPr>
          <w:ilvl w:val="0"/>
          <w:numId w:val="27"/>
        </w:numPr>
        <w:spacing w:after="120"/>
        <w:contextualSpacing w:val="0"/>
        <w:jc w:val="both"/>
        <w:textAlignment w:val="baseline"/>
        <w:rPr>
          <w:color w:val="000000"/>
          <w:sz w:val="20"/>
          <w:szCs w:val="20"/>
        </w:rPr>
      </w:pPr>
      <w:r w:rsidRPr="000D6000">
        <w:rPr>
          <w:color w:val="000000"/>
          <w:sz w:val="20"/>
          <w:szCs w:val="20"/>
        </w:rPr>
        <w:t>Diseñar y validar un modelo de trazabilidad y visibilidad que permita integrar la información de cada uno de los nodos, incluyendo las actividades de inspección, vigilancia y control.</w:t>
      </w:r>
    </w:p>
    <w:p w14:paraId="239DF814" w14:textId="77777777" w:rsidR="0092668A" w:rsidRPr="000D6000" w:rsidRDefault="0092668A" w:rsidP="000D6000">
      <w:pPr>
        <w:pStyle w:val="Prrafodelista"/>
        <w:numPr>
          <w:ilvl w:val="0"/>
          <w:numId w:val="27"/>
        </w:numPr>
        <w:spacing w:after="120"/>
        <w:contextualSpacing w:val="0"/>
        <w:jc w:val="both"/>
        <w:textAlignment w:val="baseline"/>
        <w:rPr>
          <w:color w:val="000000"/>
          <w:sz w:val="20"/>
          <w:szCs w:val="20"/>
        </w:rPr>
      </w:pPr>
      <w:r w:rsidRPr="000D6000">
        <w:rPr>
          <w:color w:val="000000"/>
          <w:sz w:val="20"/>
          <w:szCs w:val="20"/>
        </w:rPr>
        <w:t>Desarrollar el prototipo que pueda ser probado en una operación real.</w:t>
      </w:r>
    </w:p>
    <w:p w14:paraId="7E42D501" w14:textId="77777777" w:rsidR="0092668A" w:rsidRPr="000D6000" w:rsidRDefault="0092668A" w:rsidP="000D6000">
      <w:pPr>
        <w:pStyle w:val="Prrafodelista"/>
        <w:numPr>
          <w:ilvl w:val="0"/>
          <w:numId w:val="27"/>
        </w:numPr>
        <w:spacing w:after="120"/>
        <w:contextualSpacing w:val="0"/>
        <w:jc w:val="both"/>
        <w:textAlignment w:val="baseline"/>
        <w:rPr>
          <w:color w:val="000000"/>
          <w:sz w:val="20"/>
          <w:szCs w:val="20"/>
        </w:rPr>
      </w:pPr>
      <w:r w:rsidRPr="000D6000">
        <w:rPr>
          <w:color w:val="000000"/>
          <w:sz w:val="20"/>
          <w:szCs w:val="20"/>
        </w:rPr>
        <w:t>Documentar los impactos, aprendizajes y recomendaciones que permitan mejorar el prototipo realizado.</w:t>
      </w:r>
    </w:p>
    <w:p w14:paraId="64F27AFA" w14:textId="77777777" w:rsidR="0092668A" w:rsidRPr="000D6000" w:rsidRDefault="0092668A" w:rsidP="000D6000">
      <w:pPr>
        <w:pStyle w:val="Prrafodelista"/>
        <w:numPr>
          <w:ilvl w:val="0"/>
          <w:numId w:val="27"/>
        </w:numPr>
        <w:spacing w:after="120"/>
        <w:contextualSpacing w:val="0"/>
        <w:jc w:val="both"/>
        <w:textAlignment w:val="baseline"/>
        <w:rPr>
          <w:color w:val="000000"/>
          <w:sz w:val="20"/>
          <w:szCs w:val="20"/>
        </w:rPr>
      </w:pPr>
      <w:r w:rsidRPr="000D6000">
        <w:rPr>
          <w:color w:val="000000"/>
          <w:sz w:val="20"/>
          <w:szCs w:val="20"/>
        </w:rPr>
        <w:t>Establecer los requerimientos técnico-funcionales mínimos de la plataforma tecnológica a utilizar para el despliegue del sistema de trazabilidad.</w:t>
      </w:r>
    </w:p>
    <w:p w14:paraId="42536CF6" w14:textId="6849FDE0" w:rsidR="0092668A" w:rsidRPr="000D6000" w:rsidRDefault="0092668A" w:rsidP="000D6000">
      <w:pPr>
        <w:pStyle w:val="Prrafodelista"/>
        <w:numPr>
          <w:ilvl w:val="0"/>
          <w:numId w:val="27"/>
        </w:numPr>
        <w:spacing w:after="120"/>
        <w:contextualSpacing w:val="0"/>
        <w:jc w:val="both"/>
        <w:textAlignment w:val="baseline"/>
        <w:rPr>
          <w:color w:val="000000"/>
          <w:sz w:val="20"/>
          <w:szCs w:val="20"/>
        </w:rPr>
      </w:pPr>
      <w:r w:rsidRPr="000D6000">
        <w:rPr>
          <w:color w:val="000000"/>
          <w:sz w:val="20"/>
          <w:szCs w:val="20"/>
        </w:rPr>
        <w:t xml:space="preserve">Establecer hoja de ruta para la implementación a nivel nacional.” </w:t>
      </w:r>
      <w:commentRangeEnd w:id="54"/>
      <w:r w:rsidR="00583894" w:rsidRPr="000D6000">
        <w:rPr>
          <w:rStyle w:val="Refdecomentario"/>
          <w:sz w:val="20"/>
          <w:szCs w:val="20"/>
        </w:rPr>
        <w:commentReference w:id="54"/>
      </w:r>
    </w:p>
    <w:p w14:paraId="1587F143" w14:textId="77777777" w:rsidR="0092668A" w:rsidRPr="001031B7" w:rsidRDefault="0092668A" w:rsidP="000D6000">
      <w:pPr>
        <w:spacing w:after="120"/>
        <w:jc w:val="both"/>
        <w:rPr>
          <w:color w:val="000000"/>
          <w:sz w:val="20"/>
          <w:szCs w:val="20"/>
        </w:rPr>
      </w:pPr>
      <w:r w:rsidRPr="001031B7">
        <w:rPr>
          <w:color w:val="000000"/>
          <w:sz w:val="20"/>
          <w:szCs w:val="20"/>
        </w:rPr>
        <w:t>(GS1, 2017). Ley 1122 de 2007, en su numeral 34, literal d.</w:t>
      </w:r>
      <w:commentRangeEnd w:id="53"/>
      <w:r w:rsidRPr="001031B7">
        <w:rPr>
          <w:rStyle w:val="Refdecomentario"/>
          <w:sz w:val="20"/>
          <w:szCs w:val="20"/>
        </w:rPr>
        <w:commentReference w:id="53"/>
      </w:r>
    </w:p>
    <w:p w14:paraId="0ADB01CE" w14:textId="393E31E0" w:rsidR="00FA6BDA" w:rsidRPr="000D6000" w:rsidRDefault="00FA6BDA" w:rsidP="000D6000">
      <w:pPr>
        <w:spacing w:after="120"/>
        <w:jc w:val="both"/>
        <w:rPr>
          <w:bCs/>
          <w:color w:val="000000"/>
          <w:sz w:val="20"/>
          <w:szCs w:val="20"/>
        </w:rPr>
      </w:pPr>
    </w:p>
    <w:p w14:paraId="1E7BB7FC" w14:textId="2B1F3129" w:rsidR="00CC0BAF" w:rsidRPr="000D6000" w:rsidRDefault="00E40C50" w:rsidP="000D6000">
      <w:pPr>
        <w:spacing w:after="120"/>
        <w:jc w:val="both"/>
        <w:rPr>
          <w:b/>
          <w:bCs/>
          <w:sz w:val="20"/>
          <w:szCs w:val="20"/>
        </w:rPr>
      </w:pPr>
      <w:r w:rsidRPr="000D6000">
        <w:rPr>
          <w:b/>
          <w:bCs/>
          <w:sz w:val="20"/>
          <w:szCs w:val="20"/>
        </w:rPr>
        <w:t>3.1</w:t>
      </w:r>
      <w:r w:rsidR="00583894" w:rsidRPr="000D6000">
        <w:rPr>
          <w:b/>
          <w:bCs/>
          <w:sz w:val="20"/>
          <w:szCs w:val="20"/>
        </w:rPr>
        <w:t xml:space="preserve"> Stock </w:t>
      </w:r>
    </w:p>
    <w:p w14:paraId="523BABD1" w14:textId="0C8509E7" w:rsidR="00D76FE7" w:rsidRPr="000D6000" w:rsidRDefault="00CC0BAF" w:rsidP="000D6000">
      <w:pPr>
        <w:spacing w:after="120"/>
        <w:jc w:val="both"/>
        <w:rPr>
          <w:bCs/>
          <w:sz w:val="20"/>
          <w:szCs w:val="20"/>
        </w:rPr>
      </w:pPr>
      <w:r w:rsidRPr="000D6000">
        <w:rPr>
          <w:bCs/>
          <w:sz w:val="20"/>
          <w:szCs w:val="20"/>
        </w:rPr>
        <w:t xml:space="preserve">En una farmacia o droguería, el inventario se realiza para conocer el surtido y la circulación de los productos. De acuerdo </w:t>
      </w:r>
      <w:r w:rsidR="00C80177" w:rsidRPr="000D6000">
        <w:rPr>
          <w:bCs/>
          <w:sz w:val="20"/>
          <w:szCs w:val="20"/>
        </w:rPr>
        <w:t xml:space="preserve">con </w:t>
      </w:r>
      <w:r w:rsidRPr="000D6000">
        <w:rPr>
          <w:bCs/>
          <w:sz w:val="20"/>
          <w:szCs w:val="20"/>
        </w:rPr>
        <w:t>lo anterior se tendrá una idea precisa y concreta de los productos disponible</w:t>
      </w:r>
      <w:r w:rsidR="00D00E15" w:rsidRPr="000D6000">
        <w:rPr>
          <w:bCs/>
          <w:sz w:val="20"/>
          <w:szCs w:val="20"/>
        </w:rPr>
        <w:t>s</w:t>
      </w:r>
      <w:r w:rsidRPr="000D6000">
        <w:rPr>
          <w:bCs/>
          <w:sz w:val="20"/>
          <w:szCs w:val="20"/>
        </w:rPr>
        <w:t xml:space="preserve"> y permite decidir cuándo realizar un pedido con el proveedor. Este cálculo se denomina pedido anticipado porque el momento exacto para solicitar el medicamento depende de la tasa de consumo y el tiempo de rotación.</w:t>
      </w:r>
    </w:p>
    <w:p w14:paraId="7933F4B8" w14:textId="69B0950D" w:rsidR="00D76FE7" w:rsidRPr="000D6000" w:rsidRDefault="00D76FE7" w:rsidP="000D6000">
      <w:pPr>
        <w:spacing w:after="120"/>
        <w:jc w:val="both"/>
        <w:rPr>
          <w:bCs/>
          <w:sz w:val="20"/>
          <w:szCs w:val="20"/>
        </w:rPr>
      </w:pPr>
      <w:r w:rsidRPr="000D6000">
        <w:rPr>
          <w:bCs/>
          <w:sz w:val="20"/>
          <w:szCs w:val="20"/>
        </w:rPr>
        <w:t>A continuación, se describen los tipos de stock según su función en el proceso de inventario</w:t>
      </w:r>
      <w:ins w:id="55" w:author="JHON JAIRO RODRIGUEZ PEREZ" w:date="2022-06-05T22:53:00Z">
        <w:r w:rsidR="00204144">
          <w:rPr>
            <w:bCs/>
            <w:sz w:val="20"/>
            <w:szCs w:val="20"/>
          </w:rPr>
          <w:t xml:space="preserve"> (ver tabla 1)</w:t>
        </w:r>
      </w:ins>
      <w:r w:rsidRPr="000D6000">
        <w:rPr>
          <w:bCs/>
          <w:sz w:val="20"/>
          <w:szCs w:val="20"/>
        </w:rPr>
        <w:t>:</w:t>
      </w:r>
    </w:p>
    <w:p w14:paraId="66D9AD8B" w14:textId="77777777" w:rsidR="001031B7" w:rsidRDefault="001031B7" w:rsidP="000D6000">
      <w:pPr>
        <w:spacing w:after="120"/>
        <w:jc w:val="both"/>
        <w:rPr>
          <w:b/>
          <w:bCs/>
          <w:sz w:val="20"/>
          <w:szCs w:val="20"/>
        </w:rPr>
      </w:pPr>
    </w:p>
    <w:p w14:paraId="0BA0D380" w14:textId="77777777" w:rsidR="00E16B89" w:rsidRPr="000D6000" w:rsidRDefault="00E16B89" w:rsidP="000D6000">
      <w:pPr>
        <w:spacing w:after="120"/>
        <w:jc w:val="both"/>
        <w:rPr>
          <w:b/>
          <w:bCs/>
          <w:sz w:val="20"/>
          <w:szCs w:val="20"/>
        </w:rPr>
      </w:pPr>
      <w:r w:rsidRPr="000D6000">
        <w:rPr>
          <w:b/>
          <w:bCs/>
          <w:sz w:val="20"/>
          <w:szCs w:val="20"/>
        </w:rPr>
        <w:t>Tabla 1</w:t>
      </w:r>
    </w:p>
    <w:p w14:paraId="33DE848E" w14:textId="77777777" w:rsidR="00E16B89" w:rsidRPr="000D6000" w:rsidRDefault="00E16B89" w:rsidP="000D6000">
      <w:pPr>
        <w:spacing w:after="120"/>
        <w:jc w:val="both"/>
        <w:rPr>
          <w:bCs/>
          <w:i/>
          <w:sz w:val="20"/>
          <w:szCs w:val="20"/>
        </w:rPr>
      </w:pPr>
      <w:r w:rsidRPr="000D6000">
        <w:rPr>
          <w:bCs/>
          <w:i/>
          <w:sz w:val="20"/>
          <w:szCs w:val="20"/>
        </w:rPr>
        <w:t>Tipos de stock</w:t>
      </w:r>
    </w:p>
    <w:tbl>
      <w:tblPr>
        <w:tblW w:w="5000" w:type="pct"/>
        <w:tblCellMar>
          <w:left w:w="0" w:type="dxa"/>
          <w:right w:w="0" w:type="dxa"/>
        </w:tblCellMar>
        <w:tblLook w:val="0420" w:firstRow="1" w:lastRow="0" w:firstColumn="0" w:lastColumn="0" w:noHBand="0" w:noVBand="1"/>
      </w:tblPr>
      <w:tblGrid>
        <w:gridCol w:w="2106"/>
        <w:gridCol w:w="3079"/>
        <w:gridCol w:w="4767"/>
      </w:tblGrid>
      <w:tr w:rsidR="00E16B89" w:rsidRPr="000D6000" w14:paraId="0752D5C6" w14:textId="77777777" w:rsidTr="00E16B89">
        <w:trPr>
          <w:trHeight w:val="530"/>
        </w:trPr>
        <w:tc>
          <w:tcPr>
            <w:tcW w:w="1058"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7A90181E" w14:textId="77777777" w:rsidR="00E16B89" w:rsidRPr="000D6000" w:rsidRDefault="00E16B89" w:rsidP="000D6000">
            <w:pPr>
              <w:spacing w:after="120"/>
              <w:jc w:val="center"/>
              <w:rPr>
                <w:bCs/>
                <w:sz w:val="20"/>
                <w:szCs w:val="20"/>
                <w:lang w:val="en-US"/>
              </w:rPr>
            </w:pPr>
            <w:commentRangeStart w:id="56"/>
            <w:r w:rsidRPr="000D6000">
              <w:rPr>
                <w:b/>
                <w:bCs/>
                <w:sz w:val="20"/>
                <w:szCs w:val="20"/>
              </w:rPr>
              <w:t>Función</w:t>
            </w:r>
          </w:p>
        </w:tc>
        <w:tc>
          <w:tcPr>
            <w:tcW w:w="1547"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04FA439E" w14:textId="77777777" w:rsidR="00E16B89" w:rsidRPr="000D6000" w:rsidRDefault="00E16B89" w:rsidP="000D6000">
            <w:pPr>
              <w:spacing w:after="120"/>
              <w:jc w:val="center"/>
              <w:rPr>
                <w:bCs/>
                <w:sz w:val="20"/>
                <w:szCs w:val="20"/>
                <w:lang w:val="en-US"/>
              </w:rPr>
            </w:pPr>
            <w:r w:rsidRPr="000D6000">
              <w:rPr>
                <w:b/>
                <w:bCs/>
                <w:sz w:val="20"/>
                <w:szCs w:val="20"/>
                <w:lang w:val="es-ES"/>
              </w:rPr>
              <w:t>Descripción</w:t>
            </w:r>
          </w:p>
        </w:tc>
        <w:tc>
          <w:tcPr>
            <w:tcW w:w="2395"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1000BCAC" w14:textId="77777777" w:rsidR="00E16B89" w:rsidRPr="000D6000" w:rsidRDefault="00E16B89" w:rsidP="000D6000">
            <w:pPr>
              <w:spacing w:after="120"/>
              <w:jc w:val="center"/>
              <w:rPr>
                <w:bCs/>
                <w:sz w:val="20"/>
                <w:szCs w:val="20"/>
                <w:lang w:val="en-US"/>
              </w:rPr>
            </w:pPr>
            <w:r w:rsidRPr="000D6000">
              <w:rPr>
                <w:b/>
                <w:bCs/>
                <w:sz w:val="20"/>
                <w:szCs w:val="20"/>
                <w:lang w:val="es-ES"/>
              </w:rPr>
              <w:t>Ejemplo</w:t>
            </w:r>
          </w:p>
        </w:tc>
      </w:tr>
      <w:tr w:rsidR="00E16B89" w:rsidRPr="000D6000" w14:paraId="28DF6965" w14:textId="77777777" w:rsidTr="00530737">
        <w:trPr>
          <w:trHeight w:val="479"/>
        </w:trPr>
        <w:tc>
          <w:tcPr>
            <w:tcW w:w="1058"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0FDFC4C1" w14:textId="77777777" w:rsidR="00E16B89" w:rsidRPr="000D6000" w:rsidRDefault="00E16B89" w:rsidP="000D6000">
            <w:pPr>
              <w:spacing w:after="120"/>
              <w:rPr>
                <w:bCs/>
                <w:sz w:val="20"/>
                <w:szCs w:val="20"/>
                <w:lang w:val="en-US"/>
              </w:rPr>
            </w:pPr>
            <w:r w:rsidRPr="000D6000">
              <w:rPr>
                <w:bCs/>
                <w:sz w:val="20"/>
                <w:szCs w:val="20"/>
                <w:lang w:val="es-ES"/>
              </w:rPr>
              <w:t>Stock de ciclo</w:t>
            </w:r>
          </w:p>
        </w:tc>
        <w:tc>
          <w:tcPr>
            <w:tcW w:w="1547"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168BDFF4" w14:textId="77777777" w:rsidR="00E16B89" w:rsidRPr="000D6000" w:rsidRDefault="00E16B89" w:rsidP="000D6000">
            <w:pPr>
              <w:spacing w:after="120"/>
              <w:rPr>
                <w:sz w:val="20"/>
                <w:szCs w:val="20"/>
              </w:rPr>
            </w:pPr>
            <w:r w:rsidRPr="000D6000">
              <w:rPr>
                <w:bCs/>
                <w:sz w:val="20"/>
                <w:szCs w:val="20"/>
              </w:rPr>
              <w:t>Existencias para cubrir la demanda mientras llega el próximo pedido.</w:t>
            </w:r>
          </w:p>
        </w:tc>
        <w:tc>
          <w:tcPr>
            <w:tcW w:w="2395"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0F1B6431" w14:textId="77777777" w:rsidR="00E16B89" w:rsidRPr="000D6000" w:rsidRDefault="00E16B89" w:rsidP="000D6000">
            <w:pPr>
              <w:spacing w:after="120"/>
              <w:rPr>
                <w:sz w:val="20"/>
                <w:szCs w:val="20"/>
              </w:rPr>
            </w:pPr>
            <w:r w:rsidRPr="000D6000">
              <w:rPr>
                <w:bCs/>
                <w:sz w:val="20"/>
                <w:szCs w:val="20"/>
              </w:rPr>
              <w:t>Si una tienda vende 10 cartones de leche al día y el lechero pasa cada tres días, necesitará 30 cartones hasta la llegada del siguiente pedido.</w:t>
            </w:r>
          </w:p>
        </w:tc>
      </w:tr>
      <w:tr w:rsidR="00E16B89" w:rsidRPr="000D6000" w14:paraId="11383B8E" w14:textId="77777777" w:rsidTr="00E16B89">
        <w:trPr>
          <w:trHeight w:val="849"/>
        </w:trPr>
        <w:tc>
          <w:tcPr>
            <w:tcW w:w="1058"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1DDB0702" w14:textId="77777777" w:rsidR="00E16B89" w:rsidRPr="000D6000" w:rsidRDefault="00E16B89" w:rsidP="000D6000">
            <w:pPr>
              <w:spacing w:after="120"/>
              <w:rPr>
                <w:bCs/>
                <w:sz w:val="20"/>
                <w:szCs w:val="20"/>
                <w:lang w:val="en-US"/>
              </w:rPr>
            </w:pPr>
            <w:r w:rsidRPr="000D6000">
              <w:rPr>
                <w:bCs/>
                <w:sz w:val="20"/>
                <w:szCs w:val="20"/>
                <w:lang w:val="es-ES"/>
              </w:rPr>
              <w:t>Stock estacional</w:t>
            </w:r>
          </w:p>
        </w:tc>
        <w:tc>
          <w:tcPr>
            <w:tcW w:w="1547"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76A89DDB" w14:textId="77777777" w:rsidR="00E16B89" w:rsidRPr="000D6000" w:rsidRDefault="00E16B89" w:rsidP="000D6000">
            <w:pPr>
              <w:spacing w:after="120"/>
              <w:rPr>
                <w:sz w:val="20"/>
                <w:szCs w:val="20"/>
              </w:rPr>
            </w:pPr>
            <w:r w:rsidRPr="000D6000">
              <w:rPr>
                <w:bCs/>
                <w:sz w:val="20"/>
                <w:szCs w:val="20"/>
                <w:lang w:val="es-ES"/>
              </w:rPr>
              <w:t>Existencias disponibles para aumentos esperados de la demanda.</w:t>
            </w:r>
          </w:p>
        </w:tc>
        <w:tc>
          <w:tcPr>
            <w:tcW w:w="2395"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3DBCDB5C" w14:textId="365303AB" w:rsidR="00E16B89" w:rsidRPr="000D6000" w:rsidRDefault="00E16B89" w:rsidP="000D6000">
            <w:pPr>
              <w:spacing w:after="120"/>
              <w:rPr>
                <w:sz w:val="20"/>
                <w:szCs w:val="20"/>
              </w:rPr>
            </w:pPr>
            <w:r w:rsidRPr="000D6000">
              <w:rPr>
                <w:bCs/>
                <w:sz w:val="20"/>
                <w:szCs w:val="20"/>
              </w:rPr>
              <w:t xml:space="preserve">Las fábricas de turrón necesitan más existencias cuando se aproxima la campaña de </w:t>
            </w:r>
            <w:ins w:id="57" w:author="JHON JAIRO RODRIGUEZ PEREZ" w:date="2022-06-05T22:54:00Z">
              <w:r w:rsidR="00204144">
                <w:rPr>
                  <w:bCs/>
                  <w:sz w:val="20"/>
                  <w:szCs w:val="20"/>
                </w:rPr>
                <w:t>n</w:t>
              </w:r>
            </w:ins>
            <w:del w:id="58" w:author="JHON JAIRO RODRIGUEZ PEREZ" w:date="2022-06-05T22:54:00Z">
              <w:r w:rsidRPr="000D6000" w:rsidDel="00204144">
                <w:rPr>
                  <w:bCs/>
                  <w:sz w:val="20"/>
                  <w:szCs w:val="20"/>
                </w:rPr>
                <w:delText>N</w:delText>
              </w:r>
            </w:del>
            <w:r w:rsidRPr="000D6000">
              <w:rPr>
                <w:bCs/>
                <w:sz w:val="20"/>
                <w:szCs w:val="20"/>
              </w:rPr>
              <w:t>avidad.</w:t>
            </w:r>
          </w:p>
        </w:tc>
      </w:tr>
      <w:tr w:rsidR="00E16B89" w:rsidRPr="000D6000" w14:paraId="33369E27" w14:textId="77777777" w:rsidTr="00E16B89">
        <w:trPr>
          <w:trHeight w:val="849"/>
        </w:trPr>
        <w:tc>
          <w:tcPr>
            <w:tcW w:w="1058"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355175FA" w14:textId="77777777" w:rsidR="00E16B89" w:rsidRPr="000D6000" w:rsidRDefault="00E16B89" w:rsidP="000D6000">
            <w:pPr>
              <w:spacing w:after="120"/>
              <w:rPr>
                <w:bCs/>
                <w:sz w:val="20"/>
                <w:szCs w:val="20"/>
                <w:lang w:val="en-US"/>
              </w:rPr>
            </w:pPr>
            <w:r w:rsidRPr="000D6000">
              <w:rPr>
                <w:bCs/>
                <w:sz w:val="20"/>
                <w:szCs w:val="20"/>
                <w:lang w:val="es-ES"/>
              </w:rPr>
              <w:t>Stock de tránsito</w:t>
            </w:r>
          </w:p>
        </w:tc>
        <w:tc>
          <w:tcPr>
            <w:tcW w:w="1547"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1127C4ED" w14:textId="77777777" w:rsidR="00E16B89" w:rsidRPr="000D6000" w:rsidRDefault="00E16B89" w:rsidP="000D6000">
            <w:pPr>
              <w:spacing w:after="120"/>
              <w:rPr>
                <w:sz w:val="20"/>
                <w:szCs w:val="20"/>
              </w:rPr>
            </w:pPr>
            <w:r w:rsidRPr="000D6000">
              <w:rPr>
                <w:bCs/>
                <w:sz w:val="20"/>
                <w:szCs w:val="20"/>
              </w:rPr>
              <w:t>Existencias pendientes de ser entregadas (o terminadas de fabricar) y en el trayecto de destino.</w:t>
            </w:r>
          </w:p>
        </w:tc>
        <w:tc>
          <w:tcPr>
            <w:tcW w:w="2395"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3DBA680D" w14:textId="77777777" w:rsidR="00E16B89" w:rsidRPr="000D6000" w:rsidRDefault="00E16B89" w:rsidP="000D6000">
            <w:pPr>
              <w:spacing w:after="120"/>
              <w:rPr>
                <w:sz w:val="20"/>
                <w:szCs w:val="20"/>
              </w:rPr>
            </w:pPr>
            <w:r w:rsidRPr="000D6000">
              <w:rPr>
                <w:bCs/>
                <w:sz w:val="20"/>
                <w:szCs w:val="20"/>
              </w:rPr>
              <w:t>Una empresa tiene tres cajas de conservas paletizadas para entregarlas al cliente.</w:t>
            </w:r>
          </w:p>
        </w:tc>
      </w:tr>
      <w:tr w:rsidR="00E16B89" w:rsidRPr="000D6000" w14:paraId="1015377F" w14:textId="77777777" w:rsidTr="00E16B89">
        <w:trPr>
          <w:trHeight w:val="1089"/>
        </w:trPr>
        <w:tc>
          <w:tcPr>
            <w:tcW w:w="1058"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515E196E" w14:textId="77777777" w:rsidR="00E16B89" w:rsidRPr="000D6000" w:rsidRDefault="00E16B89" w:rsidP="000D6000">
            <w:pPr>
              <w:spacing w:after="120"/>
              <w:rPr>
                <w:bCs/>
                <w:sz w:val="20"/>
                <w:szCs w:val="20"/>
                <w:lang w:val="en-US"/>
              </w:rPr>
            </w:pPr>
            <w:r w:rsidRPr="000D6000">
              <w:rPr>
                <w:bCs/>
                <w:sz w:val="20"/>
                <w:szCs w:val="20"/>
                <w:lang w:val="es-ES"/>
              </w:rPr>
              <w:t>Stock óptimo</w:t>
            </w:r>
          </w:p>
        </w:tc>
        <w:tc>
          <w:tcPr>
            <w:tcW w:w="1547"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220273F2" w14:textId="54675EF6" w:rsidR="00E16B89" w:rsidRPr="000D6000" w:rsidRDefault="00E16B89" w:rsidP="000D6000">
            <w:pPr>
              <w:spacing w:after="120"/>
              <w:rPr>
                <w:sz w:val="20"/>
                <w:szCs w:val="20"/>
              </w:rPr>
            </w:pPr>
            <w:r w:rsidRPr="000D6000">
              <w:rPr>
                <w:bCs/>
                <w:sz w:val="20"/>
                <w:szCs w:val="20"/>
              </w:rPr>
              <w:t>Nivel adecuado de existencias almacenadas para atender la posible demanda, pero sin generar un exceso inútil.</w:t>
            </w:r>
          </w:p>
        </w:tc>
        <w:tc>
          <w:tcPr>
            <w:tcW w:w="2395"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5326BC5E" w14:textId="77777777" w:rsidR="00E16B89" w:rsidRPr="000D6000" w:rsidRDefault="00E16B89" w:rsidP="000D6000">
            <w:pPr>
              <w:spacing w:after="120"/>
              <w:rPr>
                <w:sz w:val="20"/>
                <w:szCs w:val="20"/>
              </w:rPr>
            </w:pPr>
            <w:r w:rsidRPr="000D6000">
              <w:rPr>
                <w:bCs/>
                <w:sz w:val="20"/>
                <w:szCs w:val="20"/>
              </w:rPr>
              <w:t>En las fiestas de carnaval, una tienda de disfraces debe contar con un aumento de mercancía en el almacén para satisfacer la demanda, pero sin exceso para no generar stock muerto después de la temporada.</w:t>
            </w:r>
          </w:p>
        </w:tc>
      </w:tr>
      <w:tr w:rsidR="00E16B89" w:rsidRPr="000D6000" w14:paraId="753A991B" w14:textId="77777777" w:rsidTr="00E16B89">
        <w:trPr>
          <w:trHeight w:val="1089"/>
        </w:trPr>
        <w:tc>
          <w:tcPr>
            <w:tcW w:w="1058"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18FEB258" w14:textId="77777777" w:rsidR="00E16B89" w:rsidRPr="000D6000" w:rsidRDefault="00E16B89" w:rsidP="000D6000">
            <w:pPr>
              <w:spacing w:after="120"/>
              <w:rPr>
                <w:bCs/>
                <w:sz w:val="20"/>
                <w:szCs w:val="20"/>
                <w:lang w:val="en-US"/>
              </w:rPr>
            </w:pPr>
            <w:r w:rsidRPr="000D6000">
              <w:rPr>
                <w:bCs/>
                <w:sz w:val="20"/>
                <w:szCs w:val="20"/>
                <w:lang w:val="es-ES"/>
              </w:rPr>
              <w:t>Stock de seguridad</w:t>
            </w:r>
          </w:p>
        </w:tc>
        <w:tc>
          <w:tcPr>
            <w:tcW w:w="1547"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7E0C9E13" w14:textId="77777777" w:rsidR="00E16B89" w:rsidRPr="000D6000" w:rsidRDefault="00E16B89" w:rsidP="000D6000">
            <w:pPr>
              <w:spacing w:after="120"/>
              <w:rPr>
                <w:sz w:val="20"/>
                <w:szCs w:val="20"/>
              </w:rPr>
            </w:pPr>
            <w:r w:rsidRPr="000D6000">
              <w:rPr>
                <w:bCs/>
                <w:sz w:val="20"/>
                <w:szCs w:val="20"/>
              </w:rPr>
              <w:t>Existencias previstas para hacer frente a un incremento puntual de la demanda o a un retraso en la entrega del pedido.</w:t>
            </w:r>
          </w:p>
        </w:tc>
        <w:tc>
          <w:tcPr>
            <w:tcW w:w="2395"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45194360" w14:textId="15AC029E" w:rsidR="00E16B89" w:rsidRPr="000D6000" w:rsidRDefault="00E16B89" w:rsidP="000D6000">
            <w:pPr>
              <w:spacing w:after="120"/>
              <w:rPr>
                <w:sz w:val="20"/>
                <w:szCs w:val="20"/>
              </w:rPr>
            </w:pPr>
            <w:r w:rsidRPr="000D6000">
              <w:rPr>
                <w:bCs/>
                <w:sz w:val="20"/>
                <w:szCs w:val="20"/>
              </w:rPr>
              <w:t>Una librería está pendiente de recibir el pedido de cuadernos en septiembre y el proveedor se retrasa. Si tiene cuadernos extras, podrá compensar el retraso y atender la demanda en ese lapso.</w:t>
            </w:r>
          </w:p>
        </w:tc>
      </w:tr>
      <w:tr w:rsidR="00E16B89" w:rsidRPr="000D6000" w14:paraId="1ABEEE9A" w14:textId="77777777" w:rsidTr="00E16B89">
        <w:trPr>
          <w:trHeight w:val="610"/>
        </w:trPr>
        <w:tc>
          <w:tcPr>
            <w:tcW w:w="1058"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64109BD7" w14:textId="77777777" w:rsidR="00E16B89" w:rsidRPr="000D6000" w:rsidRDefault="00E16B89" w:rsidP="000D6000">
            <w:pPr>
              <w:spacing w:after="120"/>
              <w:rPr>
                <w:bCs/>
                <w:sz w:val="20"/>
                <w:szCs w:val="20"/>
                <w:lang w:val="en-US"/>
              </w:rPr>
            </w:pPr>
            <w:r w:rsidRPr="000D6000">
              <w:rPr>
                <w:bCs/>
                <w:sz w:val="20"/>
                <w:szCs w:val="20"/>
                <w:lang w:val="es-ES"/>
              </w:rPr>
              <w:t>Stock de presentación</w:t>
            </w:r>
          </w:p>
        </w:tc>
        <w:tc>
          <w:tcPr>
            <w:tcW w:w="1547"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6C376AD5" w14:textId="77777777" w:rsidR="00E16B89" w:rsidRPr="000D6000" w:rsidRDefault="00E16B89" w:rsidP="000D6000">
            <w:pPr>
              <w:spacing w:after="120"/>
              <w:rPr>
                <w:sz w:val="20"/>
                <w:szCs w:val="20"/>
              </w:rPr>
            </w:pPr>
            <w:r w:rsidRPr="000D6000">
              <w:rPr>
                <w:bCs/>
                <w:sz w:val="20"/>
                <w:szCs w:val="20"/>
              </w:rPr>
              <w:t>Existencias expuestas al público en el comercio.</w:t>
            </w:r>
          </w:p>
        </w:tc>
        <w:tc>
          <w:tcPr>
            <w:tcW w:w="2395"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250A6484" w14:textId="77777777" w:rsidR="00E16B89" w:rsidRPr="000D6000" w:rsidRDefault="00E16B89" w:rsidP="000D6000">
            <w:pPr>
              <w:spacing w:after="120"/>
              <w:rPr>
                <w:sz w:val="20"/>
                <w:szCs w:val="20"/>
              </w:rPr>
            </w:pPr>
            <w:r w:rsidRPr="000D6000">
              <w:rPr>
                <w:bCs/>
                <w:sz w:val="20"/>
                <w:szCs w:val="20"/>
              </w:rPr>
              <w:t>La ropa expuesta en un escaparate.</w:t>
            </w:r>
          </w:p>
        </w:tc>
      </w:tr>
      <w:tr w:rsidR="00E16B89" w:rsidRPr="000D6000" w14:paraId="75AEE300" w14:textId="77777777" w:rsidTr="00E16B89">
        <w:trPr>
          <w:trHeight w:val="849"/>
        </w:trPr>
        <w:tc>
          <w:tcPr>
            <w:tcW w:w="1058"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29D44AD6" w14:textId="77777777" w:rsidR="00E16B89" w:rsidRPr="000D6000" w:rsidRDefault="00E16B89" w:rsidP="000D6000">
            <w:pPr>
              <w:spacing w:after="120"/>
              <w:rPr>
                <w:bCs/>
                <w:sz w:val="20"/>
                <w:szCs w:val="20"/>
                <w:lang w:val="en-US"/>
              </w:rPr>
            </w:pPr>
            <w:r w:rsidRPr="000D6000">
              <w:rPr>
                <w:bCs/>
                <w:sz w:val="20"/>
                <w:szCs w:val="20"/>
                <w:lang w:val="es-ES"/>
              </w:rPr>
              <w:t>Stock de especulación</w:t>
            </w:r>
          </w:p>
        </w:tc>
        <w:tc>
          <w:tcPr>
            <w:tcW w:w="1547"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5047B2C2" w14:textId="77777777" w:rsidR="00E16B89" w:rsidRPr="000D6000" w:rsidRDefault="00E16B89" w:rsidP="000D6000">
            <w:pPr>
              <w:spacing w:after="120"/>
              <w:rPr>
                <w:sz w:val="20"/>
                <w:szCs w:val="20"/>
              </w:rPr>
            </w:pPr>
            <w:r w:rsidRPr="000D6000">
              <w:rPr>
                <w:bCs/>
                <w:sz w:val="20"/>
                <w:szCs w:val="20"/>
              </w:rPr>
              <w:t>Se compran existencias ante un futuro incremento de los precios o ante la dificultad de su suministro.</w:t>
            </w:r>
          </w:p>
        </w:tc>
        <w:tc>
          <w:tcPr>
            <w:tcW w:w="2395"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69A18D19" w14:textId="77777777" w:rsidR="00E16B89" w:rsidRPr="000D6000" w:rsidRDefault="00E16B89" w:rsidP="000D6000">
            <w:pPr>
              <w:spacing w:after="120"/>
              <w:rPr>
                <w:sz w:val="20"/>
                <w:szCs w:val="20"/>
              </w:rPr>
            </w:pPr>
            <w:r w:rsidRPr="000D6000">
              <w:rPr>
                <w:bCs/>
                <w:sz w:val="20"/>
                <w:szCs w:val="20"/>
              </w:rPr>
              <w:t>Una empresa compra aceite en cantidad después de saber que el próximo año habrá poca cosecha de aceituna.</w:t>
            </w:r>
          </w:p>
        </w:tc>
      </w:tr>
      <w:tr w:rsidR="00E16B89" w:rsidRPr="000D6000" w14:paraId="21D04849" w14:textId="77777777" w:rsidTr="00E16B89">
        <w:trPr>
          <w:trHeight w:val="610"/>
        </w:trPr>
        <w:tc>
          <w:tcPr>
            <w:tcW w:w="1058"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51477EEB" w14:textId="77777777" w:rsidR="00E16B89" w:rsidRPr="000D6000" w:rsidRDefault="00E16B89" w:rsidP="000D6000">
            <w:pPr>
              <w:spacing w:after="120"/>
              <w:rPr>
                <w:bCs/>
                <w:sz w:val="20"/>
                <w:szCs w:val="20"/>
                <w:lang w:val="en-US"/>
              </w:rPr>
            </w:pPr>
            <w:r w:rsidRPr="000D6000">
              <w:rPr>
                <w:bCs/>
                <w:sz w:val="20"/>
                <w:szCs w:val="20"/>
                <w:lang w:val="es-ES"/>
              </w:rPr>
              <w:t>Stock de anticipación</w:t>
            </w:r>
          </w:p>
        </w:tc>
        <w:tc>
          <w:tcPr>
            <w:tcW w:w="1547"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3EDCEA64" w14:textId="77777777" w:rsidR="00E16B89" w:rsidRPr="000D6000" w:rsidRDefault="00E16B89" w:rsidP="000D6000">
            <w:pPr>
              <w:spacing w:after="120"/>
              <w:rPr>
                <w:sz w:val="20"/>
                <w:szCs w:val="20"/>
              </w:rPr>
            </w:pPr>
            <w:r w:rsidRPr="000D6000">
              <w:rPr>
                <w:bCs/>
                <w:sz w:val="20"/>
                <w:szCs w:val="20"/>
              </w:rPr>
              <w:t>Stock que se acumula ante un incremento previsto de las ventas.</w:t>
            </w:r>
          </w:p>
        </w:tc>
        <w:tc>
          <w:tcPr>
            <w:tcW w:w="2395"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3C18E32F" w14:textId="77777777" w:rsidR="00E16B89" w:rsidRPr="000D6000" w:rsidRDefault="00E16B89" w:rsidP="000D6000">
            <w:pPr>
              <w:spacing w:after="120"/>
              <w:rPr>
                <w:sz w:val="20"/>
                <w:szCs w:val="20"/>
              </w:rPr>
            </w:pPr>
            <w:r w:rsidRPr="000D6000">
              <w:rPr>
                <w:bCs/>
                <w:sz w:val="20"/>
                <w:szCs w:val="20"/>
              </w:rPr>
              <w:t>Se lanza una campaña de publicidad que dará lugar a un aumento de las ventas del 1%.</w:t>
            </w:r>
          </w:p>
        </w:tc>
      </w:tr>
      <w:tr w:rsidR="00E16B89" w:rsidRPr="000D6000" w14:paraId="2A0E1436" w14:textId="77777777" w:rsidTr="00E16B89">
        <w:trPr>
          <w:trHeight w:val="849"/>
        </w:trPr>
        <w:tc>
          <w:tcPr>
            <w:tcW w:w="1058"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4E71D390" w14:textId="77777777" w:rsidR="00E16B89" w:rsidRPr="000D6000" w:rsidRDefault="00E16B89" w:rsidP="000D6000">
            <w:pPr>
              <w:spacing w:after="120"/>
              <w:rPr>
                <w:bCs/>
                <w:sz w:val="20"/>
                <w:szCs w:val="20"/>
                <w:lang w:val="en-US"/>
              </w:rPr>
            </w:pPr>
            <w:r w:rsidRPr="000D6000">
              <w:rPr>
                <w:bCs/>
                <w:sz w:val="20"/>
                <w:szCs w:val="20"/>
                <w:lang w:val="es-ES"/>
              </w:rPr>
              <w:t>Stock de recuperación</w:t>
            </w:r>
          </w:p>
        </w:tc>
        <w:tc>
          <w:tcPr>
            <w:tcW w:w="1547"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7FCE1A3E" w14:textId="77777777" w:rsidR="00E16B89" w:rsidRPr="000D6000" w:rsidRDefault="00E16B89" w:rsidP="000D6000">
            <w:pPr>
              <w:spacing w:after="120"/>
              <w:rPr>
                <w:sz w:val="20"/>
                <w:szCs w:val="20"/>
              </w:rPr>
            </w:pPr>
            <w:r w:rsidRPr="000D6000">
              <w:rPr>
                <w:bCs/>
                <w:sz w:val="20"/>
                <w:szCs w:val="20"/>
              </w:rPr>
              <w:t>Existencias usadas que se pueden volver a utilizar en su totalidad o al menos en parte.</w:t>
            </w:r>
          </w:p>
        </w:tc>
        <w:tc>
          <w:tcPr>
            <w:tcW w:w="2395"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20D1C20C" w14:textId="77777777" w:rsidR="00E16B89" w:rsidRPr="000D6000" w:rsidRDefault="00E16B89" w:rsidP="000D6000">
            <w:pPr>
              <w:spacing w:after="120"/>
              <w:rPr>
                <w:sz w:val="20"/>
                <w:szCs w:val="20"/>
              </w:rPr>
            </w:pPr>
            <w:r w:rsidRPr="000D6000">
              <w:rPr>
                <w:bCs/>
                <w:sz w:val="20"/>
                <w:szCs w:val="20"/>
                <w:lang w:val="es-ES"/>
              </w:rPr>
              <w:t>Envases de vidrio de una industria embotelladora.</w:t>
            </w:r>
          </w:p>
        </w:tc>
      </w:tr>
      <w:tr w:rsidR="00E16B89" w:rsidRPr="000D6000" w14:paraId="682D622A" w14:textId="77777777" w:rsidTr="00E16B89">
        <w:trPr>
          <w:trHeight w:val="1089"/>
        </w:trPr>
        <w:tc>
          <w:tcPr>
            <w:tcW w:w="1058"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792A2AE3" w14:textId="77777777" w:rsidR="00E16B89" w:rsidRPr="000D6000" w:rsidRDefault="00E16B89" w:rsidP="000D6000">
            <w:pPr>
              <w:spacing w:after="120"/>
              <w:rPr>
                <w:bCs/>
                <w:sz w:val="20"/>
                <w:szCs w:val="20"/>
                <w:lang w:val="en-US"/>
              </w:rPr>
            </w:pPr>
            <w:r w:rsidRPr="000D6000">
              <w:rPr>
                <w:bCs/>
                <w:sz w:val="20"/>
                <w:szCs w:val="20"/>
                <w:lang w:val="es-ES"/>
              </w:rPr>
              <w:t>Stock muerto</w:t>
            </w:r>
          </w:p>
        </w:tc>
        <w:tc>
          <w:tcPr>
            <w:tcW w:w="1547"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61BC4D69" w14:textId="77777777" w:rsidR="00E16B89" w:rsidRPr="000D6000" w:rsidRDefault="00E16B89" w:rsidP="000D6000">
            <w:pPr>
              <w:spacing w:after="120"/>
              <w:rPr>
                <w:sz w:val="20"/>
                <w:szCs w:val="20"/>
              </w:rPr>
            </w:pPr>
            <w:r w:rsidRPr="000D6000">
              <w:rPr>
                <w:bCs/>
                <w:sz w:val="20"/>
                <w:szCs w:val="20"/>
              </w:rPr>
              <w:t>Existencias que no pueden ser reutilizadas ni vendidas por un cambio en la demanda o en las necesidades del cliente.</w:t>
            </w:r>
          </w:p>
        </w:tc>
        <w:tc>
          <w:tcPr>
            <w:tcW w:w="2395"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0FF2943B" w14:textId="77777777" w:rsidR="00E16B89" w:rsidRPr="000D6000" w:rsidRDefault="00E16B89" w:rsidP="000D6000">
            <w:pPr>
              <w:spacing w:after="120"/>
              <w:rPr>
                <w:sz w:val="20"/>
                <w:szCs w:val="20"/>
              </w:rPr>
            </w:pPr>
            <w:r w:rsidRPr="000D6000">
              <w:rPr>
                <w:bCs/>
                <w:sz w:val="20"/>
                <w:szCs w:val="20"/>
              </w:rPr>
              <w:t>Una tienda posee artículos obsoletos de hace dos temporadas y no hay demanda real para adquirir el producto.</w:t>
            </w:r>
          </w:p>
        </w:tc>
      </w:tr>
      <w:tr w:rsidR="00E16B89" w:rsidRPr="000D6000" w14:paraId="3929AFC1" w14:textId="77777777" w:rsidTr="00E16B89">
        <w:trPr>
          <w:trHeight w:val="530"/>
        </w:trPr>
        <w:tc>
          <w:tcPr>
            <w:tcW w:w="1058"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301BD115" w14:textId="77777777" w:rsidR="00E16B89" w:rsidRPr="000D6000" w:rsidRDefault="00E16B89" w:rsidP="000D6000">
            <w:pPr>
              <w:spacing w:after="120"/>
              <w:rPr>
                <w:bCs/>
                <w:sz w:val="20"/>
                <w:szCs w:val="20"/>
                <w:lang w:val="en-US"/>
              </w:rPr>
            </w:pPr>
            <w:r w:rsidRPr="000D6000">
              <w:rPr>
                <w:bCs/>
                <w:sz w:val="20"/>
                <w:szCs w:val="20"/>
                <w:lang w:val="es-ES"/>
              </w:rPr>
              <w:t>Stock máximo</w:t>
            </w:r>
          </w:p>
        </w:tc>
        <w:tc>
          <w:tcPr>
            <w:tcW w:w="1547"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3630D4B7" w14:textId="77777777" w:rsidR="00E16B89" w:rsidRPr="000D6000" w:rsidRDefault="00E16B89" w:rsidP="000D6000">
            <w:pPr>
              <w:spacing w:after="120"/>
              <w:rPr>
                <w:sz w:val="20"/>
                <w:szCs w:val="20"/>
              </w:rPr>
            </w:pPr>
            <w:r w:rsidRPr="000D6000">
              <w:rPr>
                <w:bCs/>
                <w:sz w:val="20"/>
                <w:szCs w:val="20"/>
              </w:rPr>
              <w:t>Cantidad máxima de existencias que es posible almacenar.</w:t>
            </w:r>
          </w:p>
        </w:tc>
        <w:tc>
          <w:tcPr>
            <w:tcW w:w="2395" w:type="pc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14:paraId="0A5D5244" w14:textId="77777777" w:rsidR="00E16B89" w:rsidRPr="000D6000" w:rsidRDefault="00E16B89" w:rsidP="000D6000">
            <w:pPr>
              <w:spacing w:after="120"/>
              <w:rPr>
                <w:sz w:val="20"/>
                <w:szCs w:val="20"/>
              </w:rPr>
            </w:pPr>
            <w:r w:rsidRPr="000D6000">
              <w:rPr>
                <w:bCs/>
                <w:sz w:val="20"/>
                <w:szCs w:val="20"/>
              </w:rPr>
              <w:t>Un almacén donde solo hay espacio para 20 cajas en las estanterías y 10 más apiladas en el suelo. No se podrá pedir más mercancía hasta que se libere ese espacio.</w:t>
            </w:r>
            <w:commentRangeEnd w:id="56"/>
            <w:r w:rsidR="003C3029" w:rsidRPr="000D6000">
              <w:rPr>
                <w:rStyle w:val="Refdecomentario"/>
                <w:sz w:val="20"/>
                <w:szCs w:val="20"/>
              </w:rPr>
              <w:commentReference w:id="56"/>
            </w:r>
          </w:p>
        </w:tc>
      </w:tr>
    </w:tbl>
    <w:p w14:paraId="0F4849AC" w14:textId="0830D40C" w:rsidR="00E16B89" w:rsidRPr="000D6000" w:rsidRDefault="00E16B89" w:rsidP="000D6000">
      <w:pPr>
        <w:spacing w:after="120"/>
        <w:rPr>
          <w:sz w:val="20"/>
          <w:szCs w:val="20"/>
        </w:rPr>
      </w:pPr>
      <w:r w:rsidRPr="000D6000">
        <w:rPr>
          <w:bCs/>
          <w:sz w:val="20"/>
          <w:szCs w:val="20"/>
        </w:rPr>
        <w:t xml:space="preserve">Nota. Tomada de McGraw Hill España. La gestión de stock. </w:t>
      </w:r>
      <w:ins w:id="59" w:author="JHON JAIRO RODRIGUEZ PEREZ" w:date="2022-06-05T22:57:00Z">
        <w:r w:rsidR="00A93D1F">
          <w:rPr>
            <w:bCs/>
            <w:sz w:val="20"/>
            <w:szCs w:val="20"/>
          </w:rPr>
          <w:t>(s.f.).</w:t>
        </w:r>
      </w:ins>
      <w:del w:id="60" w:author="JHON JAIRO RODRIGUEZ PEREZ" w:date="2022-06-05T22:57:00Z">
        <w:r w:rsidRPr="000D6000" w:rsidDel="00A93D1F">
          <w:rPr>
            <w:bCs/>
            <w:sz w:val="20"/>
            <w:szCs w:val="20"/>
          </w:rPr>
          <w:delText>Pág. 3. https://www.mheducation.es/bcv/guide/capitulo/8448612124.pdf</w:delText>
        </w:r>
      </w:del>
    </w:p>
    <w:p w14:paraId="47E3AA67" w14:textId="77777777" w:rsidR="001031B7" w:rsidRDefault="001031B7" w:rsidP="000D6000">
      <w:pPr>
        <w:spacing w:after="120"/>
        <w:jc w:val="both"/>
        <w:rPr>
          <w:bCs/>
          <w:sz w:val="20"/>
          <w:szCs w:val="20"/>
        </w:rPr>
      </w:pPr>
    </w:p>
    <w:p w14:paraId="633EF4B1" w14:textId="23EAE415" w:rsidR="00E16B89" w:rsidRPr="000D6000" w:rsidRDefault="00E16B89" w:rsidP="000D6000">
      <w:pPr>
        <w:spacing w:after="120"/>
        <w:jc w:val="both"/>
        <w:rPr>
          <w:bCs/>
          <w:sz w:val="20"/>
          <w:szCs w:val="20"/>
        </w:rPr>
      </w:pPr>
      <w:r w:rsidRPr="000D6000">
        <w:rPr>
          <w:bCs/>
          <w:sz w:val="20"/>
          <w:szCs w:val="20"/>
        </w:rPr>
        <w:t xml:space="preserve">La siguiente imagen </w:t>
      </w:r>
      <w:del w:id="61" w:author="JHON JAIRO RODRIGUEZ PEREZ" w:date="2022-06-05T22:57:00Z">
        <w:r w:rsidRPr="000D6000" w:rsidDel="00A93D1F">
          <w:rPr>
            <w:bCs/>
            <w:sz w:val="20"/>
            <w:szCs w:val="20"/>
          </w:rPr>
          <w:delText xml:space="preserve">nos </w:delText>
        </w:r>
      </w:del>
      <w:r w:rsidRPr="000D6000">
        <w:rPr>
          <w:bCs/>
          <w:sz w:val="20"/>
          <w:szCs w:val="20"/>
        </w:rPr>
        <w:t>presenta gráficamente algunos de estos stocks</w:t>
      </w:r>
      <w:ins w:id="62" w:author="JHON JAIRO RODRIGUEZ PEREZ" w:date="2022-06-05T22:58:00Z">
        <w:r w:rsidR="00A93D1F">
          <w:rPr>
            <w:bCs/>
            <w:sz w:val="20"/>
            <w:szCs w:val="20"/>
          </w:rPr>
          <w:t xml:space="preserve"> (ver figura 2)</w:t>
        </w:r>
      </w:ins>
      <w:r w:rsidRPr="000D6000">
        <w:rPr>
          <w:bCs/>
          <w:sz w:val="20"/>
          <w:szCs w:val="20"/>
        </w:rPr>
        <w:t>.</w:t>
      </w:r>
    </w:p>
    <w:p w14:paraId="013E26C3" w14:textId="77777777" w:rsidR="00E16B89" w:rsidRPr="000D6000" w:rsidRDefault="00E16B89" w:rsidP="000D6000">
      <w:pPr>
        <w:spacing w:after="120"/>
        <w:rPr>
          <w:b/>
          <w:bCs/>
          <w:sz w:val="20"/>
          <w:szCs w:val="20"/>
        </w:rPr>
      </w:pPr>
    </w:p>
    <w:p w14:paraId="4861AF00" w14:textId="77777777" w:rsidR="00E16B89" w:rsidRPr="000D6000" w:rsidRDefault="00E16B89" w:rsidP="000D6000">
      <w:pPr>
        <w:spacing w:after="120"/>
        <w:rPr>
          <w:b/>
          <w:bCs/>
          <w:sz w:val="20"/>
          <w:szCs w:val="20"/>
        </w:rPr>
      </w:pPr>
      <w:r w:rsidRPr="000D6000">
        <w:rPr>
          <w:b/>
          <w:bCs/>
          <w:sz w:val="20"/>
          <w:szCs w:val="20"/>
        </w:rPr>
        <w:t>Figura 2</w:t>
      </w:r>
    </w:p>
    <w:p w14:paraId="5D043972" w14:textId="66ADAEF6" w:rsidR="00E16B89" w:rsidRPr="000D6000" w:rsidRDefault="00E16B89" w:rsidP="000D6000">
      <w:pPr>
        <w:spacing w:after="120"/>
        <w:rPr>
          <w:bCs/>
          <w:i/>
          <w:sz w:val="20"/>
          <w:szCs w:val="20"/>
        </w:rPr>
      </w:pPr>
      <w:r w:rsidRPr="000D6000">
        <w:rPr>
          <w:bCs/>
          <w:i/>
          <w:sz w:val="20"/>
          <w:szCs w:val="20"/>
        </w:rPr>
        <w:t>Gráfico tipos de stock</w:t>
      </w:r>
    </w:p>
    <w:p w14:paraId="061CA4C8" w14:textId="41454A92" w:rsidR="00E16B89" w:rsidRPr="000D6000" w:rsidRDefault="00E16B89" w:rsidP="000D6000">
      <w:pPr>
        <w:spacing w:after="120"/>
        <w:jc w:val="center"/>
        <w:rPr>
          <w:bCs/>
          <w:sz w:val="20"/>
          <w:szCs w:val="20"/>
        </w:rPr>
      </w:pPr>
      <w:commentRangeStart w:id="63"/>
      <w:commentRangeEnd w:id="63"/>
      <w:r w:rsidRPr="000D6000">
        <w:rPr>
          <w:rStyle w:val="Refdecomentario"/>
          <w:sz w:val="20"/>
          <w:szCs w:val="20"/>
        </w:rPr>
        <w:commentReference w:id="63"/>
      </w:r>
      <w:r w:rsidRPr="000D6000">
        <w:rPr>
          <w:noProof/>
          <w:sz w:val="20"/>
          <w:szCs w:val="20"/>
          <w:lang w:val="en-US" w:eastAsia="en-US"/>
        </w:rPr>
        <w:drawing>
          <wp:inline distT="0" distB="0" distL="0" distR="0" wp14:anchorId="3EFD0475" wp14:editId="774C32C9">
            <wp:extent cx="6332220" cy="1657350"/>
            <wp:effectExtent l="0" t="0" r="0" b="0"/>
            <wp:docPr id="55" name="Imagen 5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que contiene Diagram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1657350"/>
                    </a:xfrm>
                    <a:prstGeom prst="rect">
                      <a:avLst/>
                    </a:prstGeom>
                    <a:noFill/>
                    <a:ln>
                      <a:noFill/>
                    </a:ln>
                  </pic:spPr>
                </pic:pic>
              </a:graphicData>
            </a:graphic>
          </wp:inline>
        </w:drawing>
      </w:r>
    </w:p>
    <w:p w14:paraId="11B77E7D" w14:textId="2705097A" w:rsidR="00CC0BAF" w:rsidRPr="000D6000" w:rsidRDefault="00E16B89" w:rsidP="000D6000">
      <w:pPr>
        <w:spacing w:after="120"/>
        <w:rPr>
          <w:sz w:val="20"/>
          <w:szCs w:val="20"/>
        </w:rPr>
      </w:pPr>
      <w:r w:rsidRPr="000D6000">
        <w:rPr>
          <w:bCs/>
          <w:sz w:val="20"/>
          <w:szCs w:val="20"/>
        </w:rPr>
        <w:t xml:space="preserve">Nota. Adaptada de McGraw Hill España. La gestión de stock. </w:t>
      </w:r>
      <w:ins w:id="64" w:author="JHON JAIRO RODRIGUEZ PEREZ" w:date="2022-06-05T22:58:00Z">
        <w:r w:rsidR="00A93D1F">
          <w:rPr>
            <w:bCs/>
            <w:sz w:val="20"/>
            <w:szCs w:val="20"/>
          </w:rPr>
          <w:t>(s.f.).</w:t>
        </w:r>
      </w:ins>
      <w:del w:id="65" w:author="JHON JAIRO RODRIGUEZ PEREZ" w:date="2022-06-05T22:58:00Z">
        <w:r w:rsidRPr="000D6000" w:rsidDel="00A93D1F">
          <w:rPr>
            <w:bCs/>
            <w:sz w:val="20"/>
            <w:szCs w:val="20"/>
          </w:rPr>
          <w:delText>Pág. 3. https://www.mheducation.es/bcv/guide/capitulo/8448612124.pdf</w:delText>
        </w:r>
      </w:del>
      <w:r w:rsidR="00CC0BAF" w:rsidRPr="000D6000">
        <w:rPr>
          <w:b/>
          <w:sz w:val="20"/>
          <w:szCs w:val="20"/>
        </w:rPr>
        <w:t xml:space="preserve"> </w:t>
      </w:r>
    </w:p>
    <w:p w14:paraId="477C3316" w14:textId="77777777" w:rsidR="00CC0BAF" w:rsidRPr="000D6000" w:rsidRDefault="00CC0BAF" w:rsidP="000D6000">
      <w:pPr>
        <w:spacing w:after="120"/>
        <w:jc w:val="center"/>
        <w:rPr>
          <w:b/>
          <w:sz w:val="20"/>
          <w:szCs w:val="20"/>
        </w:rPr>
      </w:pPr>
    </w:p>
    <w:p w14:paraId="3728BCBB" w14:textId="50A47890" w:rsidR="00CC0BAF" w:rsidRPr="000D6000" w:rsidRDefault="00201FD2" w:rsidP="000D6000">
      <w:pPr>
        <w:spacing w:after="120"/>
        <w:jc w:val="both"/>
        <w:rPr>
          <w:bCs/>
          <w:sz w:val="20"/>
          <w:szCs w:val="20"/>
        </w:rPr>
      </w:pPr>
      <w:commentRangeStart w:id="66"/>
      <w:r w:rsidRPr="000D6000">
        <w:rPr>
          <w:noProof/>
          <w:sz w:val="20"/>
          <w:szCs w:val="20"/>
          <w:lang w:val="en-US" w:eastAsia="en-US"/>
        </w:rPr>
        <w:drawing>
          <wp:anchor distT="0" distB="0" distL="114300" distR="114300" simplePos="0" relativeHeight="251658243" behindDoc="0" locked="0" layoutInCell="1" allowOverlap="1" wp14:anchorId="7E6BDC17" wp14:editId="33A4B9A5">
            <wp:simplePos x="0" y="0"/>
            <wp:positionH relativeFrom="column">
              <wp:posOffset>2924</wp:posOffset>
            </wp:positionH>
            <wp:positionV relativeFrom="paragraph">
              <wp:posOffset>561</wp:posOffset>
            </wp:positionV>
            <wp:extent cx="1960245" cy="1306830"/>
            <wp:effectExtent l="0" t="0" r="1905" b="7620"/>
            <wp:wrapSquare wrapText="bothSides"/>
            <wp:docPr id="25" name="Imagen 25" descr="Vista de cerca de la mano del farmacéutico tomando la caja de la medicina del estante en la farmacia Foto gratis"/>
            <wp:cNvGraphicFramePr/>
            <a:graphic xmlns:a="http://schemas.openxmlformats.org/drawingml/2006/main">
              <a:graphicData uri="http://schemas.openxmlformats.org/drawingml/2006/picture">
                <pic:pic xmlns:pic="http://schemas.openxmlformats.org/drawingml/2006/picture">
                  <pic:nvPicPr>
                    <pic:cNvPr id="25" name="Imagen 25" descr="Vista de cerca de la mano del farmacéutico tomando la caja de la medicina del estante en la farmacia Foto grati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60245" cy="1306830"/>
                    </a:xfrm>
                    <a:prstGeom prst="rect">
                      <a:avLst/>
                    </a:prstGeom>
                    <a:noFill/>
                    <a:ln>
                      <a:noFill/>
                    </a:ln>
                  </pic:spPr>
                </pic:pic>
              </a:graphicData>
            </a:graphic>
          </wp:anchor>
        </w:drawing>
      </w:r>
      <w:commentRangeEnd w:id="66"/>
      <w:r w:rsidR="002855DA" w:rsidRPr="000D6000">
        <w:rPr>
          <w:rStyle w:val="TextodegloboCar"/>
          <w:rFonts w:ascii="Arial" w:hAnsi="Arial" w:cs="Arial"/>
          <w:sz w:val="20"/>
          <w:szCs w:val="20"/>
        </w:rPr>
        <w:commentReference w:id="66"/>
      </w:r>
      <w:r w:rsidR="00CC0BAF" w:rsidRPr="000D6000">
        <w:rPr>
          <w:bCs/>
          <w:sz w:val="20"/>
          <w:szCs w:val="20"/>
        </w:rPr>
        <w:t>El stock o existencias, es el conjunto de productos almacenados por una empresa. Estas existencias se refieren no solo a los medicamentos y dispositivos médicos, sino también a las materias primas de las centrales de mezclas y a los productos terminados dispuestos para ser entregados a clientes.</w:t>
      </w:r>
    </w:p>
    <w:p w14:paraId="30DD172C" w14:textId="77777777" w:rsidR="00CC0BAF" w:rsidRPr="000D6000" w:rsidRDefault="00CC0BAF" w:rsidP="000D6000">
      <w:pPr>
        <w:spacing w:after="120"/>
        <w:jc w:val="both"/>
        <w:rPr>
          <w:bCs/>
          <w:sz w:val="20"/>
          <w:szCs w:val="20"/>
        </w:rPr>
      </w:pPr>
      <w:r w:rsidRPr="000D6000">
        <w:rPr>
          <w:bCs/>
          <w:sz w:val="20"/>
          <w:szCs w:val="20"/>
        </w:rPr>
        <w:t>La gestión de stocks está muy ligada con la evaluación contable de las existencias como activos en la contabilidad de las empresas, en este caso de los depósitos de medicamentos, farmacias o droguerías. Como resultado de las variables contables de un negocio, han surgido distintas estrategias de gestión de stocks, que no tienen relación con la contabilidad. Estas pueden ser:</w:t>
      </w:r>
    </w:p>
    <w:p w14:paraId="6069F617" w14:textId="77777777" w:rsidR="009E2D29" w:rsidRPr="000D6000" w:rsidRDefault="009E2D29" w:rsidP="000D6000">
      <w:pPr>
        <w:spacing w:after="120"/>
        <w:jc w:val="both"/>
        <w:rPr>
          <w:bCs/>
          <w:sz w:val="20"/>
          <w:szCs w:val="20"/>
        </w:rPr>
      </w:pPr>
    </w:p>
    <w:p w14:paraId="3C72E775" w14:textId="136CB636" w:rsidR="005320E2" w:rsidRPr="000D6000" w:rsidRDefault="009E2D29" w:rsidP="000D6000">
      <w:pPr>
        <w:spacing w:after="120"/>
        <w:jc w:val="center"/>
        <w:rPr>
          <w:bCs/>
          <w:sz w:val="20"/>
          <w:szCs w:val="20"/>
        </w:rPr>
      </w:pPr>
      <w:commentRangeStart w:id="67"/>
      <w:commentRangeEnd w:id="67"/>
      <w:r w:rsidRPr="000D6000">
        <w:rPr>
          <w:rStyle w:val="Refdecomentario"/>
          <w:sz w:val="20"/>
          <w:szCs w:val="20"/>
        </w:rPr>
        <w:commentReference w:id="67"/>
      </w:r>
      <w:r w:rsidR="00AE39BF" w:rsidRPr="000D6000">
        <w:rPr>
          <w:bCs/>
          <w:noProof/>
          <w:sz w:val="20"/>
          <w:szCs w:val="20"/>
        </w:rPr>
        <w:t xml:space="preserve"> </w:t>
      </w:r>
      <w:r w:rsidR="00AE39BF" w:rsidRPr="000D6000">
        <w:rPr>
          <w:bCs/>
          <w:noProof/>
          <w:sz w:val="20"/>
          <w:szCs w:val="20"/>
          <w:lang w:val="en-US" w:eastAsia="en-US"/>
        </w:rPr>
        <w:drawing>
          <wp:inline distT="0" distB="0" distL="0" distR="0" wp14:anchorId="2B25F4A9" wp14:editId="47B985D0">
            <wp:extent cx="4450465" cy="713740"/>
            <wp:effectExtent l="0" t="0" r="0" b="0"/>
            <wp:docPr id="58" name="Imagen 5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2192" cy="726847"/>
                    </a:xfrm>
                    <a:prstGeom prst="rect">
                      <a:avLst/>
                    </a:prstGeom>
                    <a:noFill/>
                  </pic:spPr>
                </pic:pic>
              </a:graphicData>
            </a:graphic>
          </wp:inline>
        </w:drawing>
      </w:r>
    </w:p>
    <w:p w14:paraId="726981C8" w14:textId="77777777" w:rsidR="00E230CD" w:rsidRPr="000D6000" w:rsidRDefault="00E230CD" w:rsidP="000D6000">
      <w:pPr>
        <w:spacing w:after="120"/>
        <w:rPr>
          <w:bCs/>
          <w:sz w:val="20"/>
          <w:szCs w:val="20"/>
        </w:rPr>
      </w:pPr>
    </w:p>
    <w:p w14:paraId="1CCDF4FC" w14:textId="50B21C08" w:rsidR="00922416" w:rsidRPr="00787817" w:rsidRDefault="00E230CD" w:rsidP="000D6000">
      <w:pPr>
        <w:spacing w:after="120"/>
        <w:rPr>
          <w:b/>
          <w:bCs/>
          <w:sz w:val="20"/>
          <w:szCs w:val="20"/>
        </w:rPr>
      </w:pPr>
      <w:r w:rsidRPr="000D6000">
        <w:rPr>
          <w:b/>
          <w:bCs/>
          <w:sz w:val="20"/>
          <w:szCs w:val="20"/>
        </w:rPr>
        <w:t>3.2</w:t>
      </w:r>
      <w:r w:rsidR="005320E2" w:rsidRPr="000D6000">
        <w:rPr>
          <w:b/>
          <w:bCs/>
          <w:sz w:val="20"/>
          <w:szCs w:val="20"/>
        </w:rPr>
        <w:t xml:space="preserve"> </w:t>
      </w:r>
      <w:r w:rsidR="001C587F" w:rsidRPr="000D6000">
        <w:rPr>
          <w:b/>
          <w:bCs/>
          <w:sz w:val="20"/>
          <w:szCs w:val="20"/>
        </w:rPr>
        <w:t xml:space="preserve">Funciones del stock en un servicio </w:t>
      </w:r>
      <w:r w:rsidR="00E211AC" w:rsidRPr="000D6000">
        <w:rPr>
          <w:b/>
          <w:bCs/>
          <w:sz w:val="20"/>
          <w:szCs w:val="20"/>
        </w:rPr>
        <w:t>farmacéutico</w:t>
      </w:r>
      <w:r w:rsidR="001C587F" w:rsidRPr="000D6000">
        <w:rPr>
          <w:b/>
          <w:bCs/>
          <w:sz w:val="20"/>
          <w:szCs w:val="20"/>
        </w:rPr>
        <w:t xml:space="preserve"> – farmacia </w:t>
      </w:r>
      <w:r w:rsidR="00E211AC" w:rsidRPr="000D6000">
        <w:rPr>
          <w:b/>
          <w:bCs/>
          <w:sz w:val="20"/>
          <w:szCs w:val="20"/>
        </w:rPr>
        <w:t>droguería</w:t>
      </w:r>
    </w:p>
    <w:p w14:paraId="17FF8259" w14:textId="5BEA3213" w:rsidR="005320E2" w:rsidRPr="00787817" w:rsidRDefault="00EA549C" w:rsidP="000D6000">
      <w:pPr>
        <w:spacing w:after="120"/>
        <w:rPr>
          <w:bCs/>
          <w:sz w:val="20"/>
          <w:szCs w:val="20"/>
        </w:rPr>
      </w:pPr>
      <w:r w:rsidRPr="000D6000">
        <w:rPr>
          <w:bCs/>
          <w:sz w:val="20"/>
          <w:szCs w:val="20"/>
        </w:rPr>
        <w:t>A continuación</w:t>
      </w:r>
      <w:r w:rsidR="00055FB8" w:rsidRPr="000D6000">
        <w:rPr>
          <w:bCs/>
          <w:sz w:val="20"/>
          <w:szCs w:val="20"/>
        </w:rPr>
        <w:t>,</w:t>
      </w:r>
      <w:r w:rsidRPr="000D6000">
        <w:rPr>
          <w:bCs/>
          <w:sz w:val="20"/>
          <w:szCs w:val="20"/>
        </w:rPr>
        <w:t xml:space="preserve"> se describen las funciones del stock en servicios </w:t>
      </w:r>
      <w:r w:rsidR="00055FB8" w:rsidRPr="000D6000">
        <w:rPr>
          <w:bCs/>
          <w:sz w:val="20"/>
          <w:szCs w:val="20"/>
        </w:rPr>
        <w:t>farmacéuticos</w:t>
      </w:r>
      <w:r w:rsidRPr="000D6000">
        <w:rPr>
          <w:bCs/>
          <w:sz w:val="20"/>
          <w:szCs w:val="20"/>
        </w:rPr>
        <w:t>.</w:t>
      </w:r>
    </w:p>
    <w:p w14:paraId="2CDC3E44" w14:textId="28A14439" w:rsidR="001C72FC" w:rsidRPr="000D6000" w:rsidRDefault="009261F0" w:rsidP="000D6000">
      <w:pPr>
        <w:spacing w:after="120"/>
        <w:jc w:val="center"/>
        <w:rPr>
          <w:b/>
          <w:sz w:val="20"/>
          <w:szCs w:val="20"/>
        </w:rPr>
      </w:pPr>
      <w:commentRangeStart w:id="68"/>
      <w:r w:rsidRPr="000D6000">
        <w:rPr>
          <w:noProof/>
          <w:sz w:val="20"/>
          <w:szCs w:val="20"/>
          <w:lang w:val="en-US" w:eastAsia="en-US"/>
        </w:rPr>
        <w:drawing>
          <wp:inline distT="0" distB="0" distL="0" distR="0" wp14:anchorId="10DA5CD5" wp14:editId="06D09C5F">
            <wp:extent cx="4795030" cy="832273"/>
            <wp:effectExtent l="0" t="0" r="5715" b="6350"/>
            <wp:docPr id="8" name="Imagen 8"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PowerPoint&#10;&#10;Descripción generada automáticamente"/>
                    <pic:cNvPicPr/>
                  </pic:nvPicPr>
                  <pic:blipFill>
                    <a:blip r:embed="rId33"/>
                    <a:stretch>
                      <a:fillRect/>
                    </a:stretch>
                  </pic:blipFill>
                  <pic:spPr>
                    <a:xfrm>
                      <a:off x="0" y="0"/>
                      <a:ext cx="4836850" cy="839532"/>
                    </a:xfrm>
                    <a:prstGeom prst="rect">
                      <a:avLst/>
                    </a:prstGeom>
                  </pic:spPr>
                </pic:pic>
              </a:graphicData>
            </a:graphic>
          </wp:inline>
        </w:drawing>
      </w:r>
      <w:commentRangeEnd w:id="68"/>
      <w:r w:rsidRPr="000D6000">
        <w:rPr>
          <w:rStyle w:val="Refdecomentario"/>
          <w:sz w:val="20"/>
          <w:szCs w:val="20"/>
        </w:rPr>
        <w:commentReference w:id="68"/>
      </w:r>
    </w:p>
    <w:p w14:paraId="259F9E74" w14:textId="77777777" w:rsidR="00FC4C47" w:rsidRPr="000D6000" w:rsidRDefault="00FC4C47" w:rsidP="000D6000">
      <w:pPr>
        <w:spacing w:after="120"/>
        <w:jc w:val="both"/>
        <w:rPr>
          <w:bCs/>
          <w:sz w:val="20"/>
          <w:szCs w:val="20"/>
        </w:rPr>
      </w:pPr>
    </w:p>
    <w:p w14:paraId="4A838FC8" w14:textId="4A3336D4" w:rsidR="00B21F3B" w:rsidRPr="000D6000" w:rsidRDefault="00B21F3B" w:rsidP="000D6000">
      <w:pPr>
        <w:spacing w:after="120"/>
        <w:jc w:val="both"/>
        <w:rPr>
          <w:bCs/>
          <w:sz w:val="20"/>
          <w:szCs w:val="20"/>
        </w:rPr>
      </w:pPr>
      <w:r w:rsidRPr="000D6000">
        <w:rPr>
          <w:bCs/>
          <w:sz w:val="20"/>
          <w:szCs w:val="20"/>
        </w:rPr>
        <w:t>En empresas como las Instituciones Prestadoras de Servicios de Salud (IPS), el manejo de los niveles de medicamentos e insumos como dispositivos médicos, y elementos de protección personal para la prestación del servicio de salud al paciente, en unidades quirúrgicas o en la unidad de cuidados intensivos, resulta difícil debido a factores como:</w:t>
      </w:r>
    </w:p>
    <w:p w14:paraId="342FCF9D" w14:textId="77777777" w:rsidR="00B21F3B" w:rsidRPr="000D6000" w:rsidRDefault="00B21F3B" w:rsidP="000D6000">
      <w:pPr>
        <w:pStyle w:val="Prrafodelista"/>
        <w:numPr>
          <w:ilvl w:val="0"/>
          <w:numId w:val="28"/>
        </w:numPr>
        <w:spacing w:after="120"/>
        <w:contextualSpacing w:val="0"/>
        <w:jc w:val="both"/>
        <w:rPr>
          <w:bCs/>
          <w:sz w:val="20"/>
          <w:szCs w:val="20"/>
        </w:rPr>
      </w:pPr>
      <w:commentRangeStart w:id="69"/>
      <w:r w:rsidRPr="000D6000">
        <w:rPr>
          <w:bCs/>
          <w:sz w:val="20"/>
          <w:szCs w:val="20"/>
        </w:rPr>
        <w:t>La alta variabilidad de la demanda de servicios.</w:t>
      </w:r>
    </w:p>
    <w:p w14:paraId="293C795A" w14:textId="77777777" w:rsidR="00B21F3B" w:rsidRPr="000D6000" w:rsidRDefault="00B21F3B" w:rsidP="000D6000">
      <w:pPr>
        <w:pStyle w:val="Prrafodelista"/>
        <w:numPr>
          <w:ilvl w:val="0"/>
          <w:numId w:val="28"/>
        </w:numPr>
        <w:spacing w:after="120"/>
        <w:contextualSpacing w:val="0"/>
        <w:jc w:val="both"/>
        <w:rPr>
          <w:bCs/>
          <w:sz w:val="20"/>
          <w:szCs w:val="20"/>
        </w:rPr>
      </w:pPr>
      <w:r w:rsidRPr="000D6000">
        <w:rPr>
          <w:bCs/>
          <w:sz w:val="20"/>
          <w:szCs w:val="20"/>
        </w:rPr>
        <w:t>La dinámica de los convenios con proveedores externos.</w:t>
      </w:r>
    </w:p>
    <w:p w14:paraId="100837D5" w14:textId="77777777" w:rsidR="00B21F3B" w:rsidRPr="000D6000" w:rsidRDefault="00B21F3B" w:rsidP="000D6000">
      <w:pPr>
        <w:pStyle w:val="Prrafodelista"/>
        <w:numPr>
          <w:ilvl w:val="0"/>
          <w:numId w:val="28"/>
        </w:numPr>
        <w:spacing w:after="120"/>
        <w:contextualSpacing w:val="0"/>
        <w:jc w:val="both"/>
        <w:rPr>
          <w:bCs/>
          <w:sz w:val="20"/>
          <w:szCs w:val="20"/>
        </w:rPr>
      </w:pPr>
      <w:r w:rsidRPr="000D6000">
        <w:rPr>
          <w:bCs/>
          <w:sz w:val="20"/>
          <w:szCs w:val="20"/>
        </w:rPr>
        <w:t>La atención de lo inesperado e impredecible.</w:t>
      </w:r>
    </w:p>
    <w:p w14:paraId="26529A75" w14:textId="29CB2FAB" w:rsidR="00B21F3B" w:rsidRPr="000D6000" w:rsidRDefault="00B21F3B" w:rsidP="000D6000">
      <w:pPr>
        <w:pStyle w:val="Prrafodelista"/>
        <w:numPr>
          <w:ilvl w:val="0"/>
          <w:numId w:val="28"/>
        </w:numPr>
        <w:spacing w:after="120"/>
        <w:contextualSpacing w:val="0"/>
        <w:jc w:val="both"/>
        <w:rPr>
          <w:bCs/>
          <w:sz w:val="20"/>
          <w:szCs w:val="20"/>
        </w:rPr>
      </w:pPr>
      <w:r w:rsidRPr="000D6000">
        <w:rPr>
          <w:bCs/>
          <w:sz w:val="20"/>
          <w:szCs w:val="20"/>
        </w:rPr>
        <w:t>Otros factores como los derivados de la alta complejidad y el estrés situacional del servicio.</w:t>
      </w:r>
      <w:commentRangeEnd w:id="69"/>
      <w:r w:rsidR="00483452" w:rsidRPr="000D6000">
        <w:rPr>
          <w:rStyle w:val="Refdecomentario"/>
          <w:sz w:val="20"/>
          <w:szCs w:val="20"/>
        </w:rPr>
        <w:commentReference w:id="69"/>
      </w:r>
    </w:p>
    <w:p w14:paraId="49FC3732" w14:textId="77777777" w:rsidR="00B21F3B" w:rsidRPr="000D6000" w:rsidRDefault="00B21F3B" w:rsidP="000D6000">
      <w:pPr>
        <w:spacing w:after="120"/>
        <w:jc w:val="both"/>
        <w:rPr>
          <w:bCs/>
          <w:sz w:val="20"/>
          <w:szCs w:val="20"/>
        </w:rPr>
      </w:pPr>
    </w:p>
    <w:p w14:paraId="6BDE57F2" w14:textId="0FA38433" w:rsidR="00B21F3B" w:rsidRPr="000D6000" w:rsidRDefault="00B21F3B" w:rsidP="000D6000">
      <w:pPr>
        <w:spacing w:after="120"/>
        <w:jc w:val="both"/>
        <w:rPr>
          <w:b/>
          <w:bCs/>
          <w:sz w:val="20"/>
          <w:szCs w:val="20"/>
        </w:rPr>
      </w:pPr>
      <w:commentRangeStart w:id="70"/>
      <w:r w:rsidRPr="000D6000">
        <w:rPr>
          <w:b/>
          <w:bCs/>
          <w:sz w:val="20"/>
          <w:szCs w:val="20"/>
        </w:rPr>
        <w:t xml:space="preserve">¿Sabía que una característica común a todos los productos farmacéuticos es la necesidad de mantenerlos en constante movimiento? </w:t>
      </w:r>
    </w:p>
    <w:p w14:paraId="4BE0D680" w14:textId="77777777" w:rsidR="00B21F3B" w:rsidRPr="000D6000" w:rsidRDefault="00B21F3B" w:rsidP="000D6000">
      <w:pPr>
        <w:spacing w:after="120"/>
        <w:jc w:val="both"/>
        <w:rPr>
          <w:bCs/>
          <w:sz w:val="20"/>
          <w:szCs w:val="20"/>
        </w:rPr>
      </w:pPr>
      <w:r w:rsidRPr="000D6000">
        <w:rPr>
          <w:bCs/>
          <w:sz w:val="20"/>
          <w:szCs w:val="20"/>
        </w:rPr>
        <w:t>Esto se debe a que el proceso de fabricación requiere que la materia prima se extraiga del entorno natural y luego se convierta en un proceso de fabricación para convertirlo en un producto terminado comercializable. Si no se cumplen, la cadena de suministro pierde su significado, convirtiendo la pérdida de ingresos debido a la falta de inventario de ciertos productos en tiendas físicas o virtuales, una de las fallas más comunes para las empresas y, lamentablemente, los clientes están mal acostumbrados.</w:t>
      </w:r>
      <w:commentRangeEnd w:id="70"/>
      <w:r w:rsidR="00554F51" w:rsidRPr="000D6000">
        <w:rPr>
          <w:rStyle w:val="Refdecomentario"/>
          <w:sz w:val="20"/>
          <w:szCs w:val="20"/>
        </w:rPr>
        <w:commentReference w:id="70"/>
      </w:r>
    </w:p>
    <w:p w14:paraId="71DD5000" w14:textId="649668EC" w:rsidR="00B21F3B" w:rsidRPr="000D6000" w:rsidRDefault="00B21F3B" w:rsidP="000D6000">
      <w:pPr>
        <w:spacing w:after="120"/>
        <w:jc w:val="both"/>
        <w:rPr>
          <w:bCs/>
          <w:sz w:val="20"/>
          <w:szCs w:val="20"/>
        </w:rPr>
      </w:pPr>
      <w:r w:rsidRPr="000D6000">
        <w:rPr>
          <w:bCs/>
          <w:sz w:val="20"/>
          <w:szCs w:val="20"/>
        </w:rPr>
        <w:t xml:space="preserve">Con el fin de complementar la información tratada, </w:t>
      </w:r>
      <w:del w:id="71" w:author="JHON JAIRO RODRIGUEZ PEREZ" w:date="2022-06-05T23:01:00Z">
        <w:r w:rsidRPr="000D6000" w:rsidDel="00F932A2">
          <w:rPr>
            <w:bCs/>
            <w:sz w:val="20"/>
            <w:szCs w:val="20"/>
          </w:rPr>
          <w:delText xml:space="preserve">lo </w:delText>
        </w:r>
      </w:del>
      <w:ins w:id="72" w:author="JHON JAIRO RODRIGUEZ PEREZ" w:date="2022-06-05T23:01:00Z">
        <w:r w:rsidR="00F932A2">
          <w:rPr>
            <w:bCs/>
            <w:sz w:val="20"/>
            <w:szCs w:val="20"/>
          </w:rPr>
          <w:t>se</w:t>
        </w:r>
        <w:r w:rsidR="00F932A2" w:rsidRPr="000D6000">
          <w:rPr>
            <w:bCs/>
            <w:sz w:val="20"/>
            <w:szCs w:val="20"/>
          </w:rPr>
          <w:t xml:space="preserve"> </w:t>
        </w:r>
      </w:ins>
      <w:r w:rsidRPr="000D6000">
        <w:rPr>
          <w:bCs/>
          <w:sz w:val="20"/>
          <w:szCs w:val="20"/>
        </w:rPr>
        <w:t>invita</w:t>
      </w:r>
      <w:del w:id="73" w:author="JHON JAIRO RODRIGUEZ PEREZ" w:date="2022-06-05T23:02:00Z">
        <w:r w:rsidRPr="000D6000" w:rsidDel="00F932A2">
          <w:rPr>
            <w:bCs/>
            <w:sz w:val="20"/>
            <w:szCs w:val="20"/>
          </w:rPr>
          <w:delText>mos</w:delText>
        </w:r>
      </w:del>
      <w:r w:rsidRPr="000D6000">
        <w:rPr>
          <w:bCs/>
          <w:sz w:val="20"/>
          <w:szCs w:val="20"/>
        </w:rPr>
        <w:t xml:space="preserve"> a ver el vídeo “Manejo de stock en la farmacia” del material complementario.</w:t>
      </w:r>
    </w:p>
    <w:tbl>
      <w:tblPr>
        <w:tblStyle w:val="Tablaconcuadrcula"/>
        <w:tblW w:w="0" w:type="auto"/>
        <w:shd w:val="clear" w:color="auto" w:fill="00B0F0"/>
        <w:tblLook w:val="04A0" w:firstRow="1" w:lastRow="0" w:firstColumn="1" w:lastColumn="0" w:noHBand="0" w:noVBand="1"/>
      </w:tblPr>
      <w:tblGrid>
        <w:gridCol w:w="9962"/>
      </w:tblGrid>
      <w:tr w:rsidR="00B21F3B" w:rsidRPr="000D6000" w14:paraId="751EE872" w14:textId="77777777" w:rsidTr="00B21F3B">
        <w:tc>
          <w:tcPr>
            <w:tcW w:w="9962" w:type="dxa"/>
            <w:tcBorders>
              <w:top w:val="single" w:sz="4" w:space="0" w:color="auto"/>
              <w:left w:val="single" w:sz="4" w:space="0" w:color="auto"/>
              <w:bottom w:val="single" w:sz="4" w:space="0" w:color="auto"/>
              <w:right w:val="single" w:sz="4" w:space="0" w:color="auto"/>
            </w:tcBorders>
            <w:shd w:val="clear" w:color="auto" w:fill="00B0F0"/>
          </w:tcPr>
          <w:p w14:paraId="5252FFDE" w14:textId="77777777" w:rsidR="00B21F3B" w:rsidRPr="000D6000" w:rsidRDefault="00B21F3B" w:rsidP="000D6000">
            <w:pPr>
              <w:spacing w:after="120" w:line="276" w:lineRule="auto"/>
              <w:jc w:val="center"/>
              <w:rPr>
                <w:b/>
                <w:bCs/>
                <w:color w:val="FFFFFF" w:themeColor="background1"/>
                <w:sz w:val="20"/>
                <w:szCs w:val="20"/>
              </w:rPr>
            </w:pPr>
            <w:commentRangeStart w:id="74"/>
            <w:r w:rsidRPr="000D6000">
              <w:rPr>
                <w:b/>
                <w:bCs/>
                <w:color w:val="FFFFFF" w:themeColor="background1"/>
                <w:sz w:val="20"/>
                <w:szCs w:val="20"/>
              </w:rPr>
              <w:t xml:space="preserve">Llamado </w:t>
            </w:r>
            <w:commentRangeEnd w:id="74"/>
            <w:r w:rsidRPr="000D6000">
              <w:rPr>
                <w:rStyle w:val="Refdecomentario"/>
                <w:sz w:val="20"/>
                <w:szCs w:val="20"/>
              </w:rPr>
              <w:commentReference w:id="74"/>
            </w:r>
            <w:r w:rsidRPr="000D6000">
              <w:rPr>
                <w:b/>
                <w:bCs/>
                <w:color w:val="FFFFFF" w:themeColor="background1"/>
                <w:sz w:val="20"/>
                <w:szCs w:val="20"/>
              </w:rPr>
              <w:t>a la acción</w:t>
            </w:r>
          </w:p>
          <w:p w14:paraId="552EC8D4" w14:textId="77777777" w:rsidR="00B21F3B" w:rsidRPr="000D6000" w:rsidRDefault="00B21F3B" w:rsidP="000D6000">
            <w:pPr>
              <w:spacing w:after="120" w:line="276" w:lineRule="auto"/>
              <w:rPr>
                <w:color w:val="FFFFFF" w:themeColor="background1"/>
                <w:sz w:val="20"/>
                <w:szCs w:val="20"/>
              </w:rPr>
            </w:pPr>
          </w:p>
          <w:p w14:paraId="409B4A4E" w14:textId="4883CF9C" w:rsidR="00B21F3B" w:rsidRPr="000D6000" w:rsidRDefault="00B21F3B" w:rsidP="000D6000">
            <w:pPr>
              <w:spacing w:after="120" w:line="276" w:lineRule="auto"/>
              <w:jc w:val="both"/>
              <w:rPr>
                <w:color w:val="FFFFFF" w:themeColor="background1"/>
                <w:sz w:val="20"/>
                <w:szCs w:val="20"/>
              </w:rPr>
            </w:pPr>
            <w:r w:rsidRPr="000D6000">
              <w:rPr>
                <w:color w:val="FFFFFF" w:themeColor="background1"/>
                <w:sz w:val="20"/>
                <w:szCs w:val="20"/>
              </w:rPr>
              <w:t xml:space="preserve">En la presentación “Gestión de inventarios” </w:t>
            </w:r>
            <w:ins w:id="75" w:author="JHON JAIRO RODRIGUEZ PEREZ" w:date="2022-06-05T23:02:00Z">
              <w:r w:rsidR="00F932A2">
                <w:rPr>
                  <w:color w:val="FFFFFF" w:themeColor="background1"/>
                  <w:sz w:val="20"/>
                  <w:szCs w:val="20"/>
                </w:rPr>
                <w:t xml:space="preserve">se </w:t>
              </w:r>
            </w:ins>
            <w:r w:rsidRPr="000D6000">
              <w:rPr>
                <w:color w:val="FFFFFF" w:themeColor="background1"/>
                <w:sz w:val="20"/>
                <w:szCs w:val="20"/>
              </w:rPr>
              <w:t xml:space="preserve">podrá encontrar información </w:t>
            </w:r>
            <w:ins w:id="76" w:author="JHON JAIRO RODRIGUEZ PEREZ" w:date="2022-06-05T23:02:00Z">
              <w:r w:rsidR="00F932A2">
                <w:rPr>
                  <w:color w:val="FFFFFF" w:themeColor="background1"/>
                  <w:sz w:val="20"/>
                  <w:szCs w:val="20"/>
                </w:rPr>
                <w:t xml:space="preserve">y </w:t>
              </w:r>
            </w:ins>
            <w:r w:rsidRPr="000D6000">
              <w:rPr>
                <w:color w:val="FFFFFF" w:themeColor="background1"/>
                <w:sz w:val="20"/>
                <w:szCs w:val="20"/>
              </w:rPr>
              <w:t xml:space="preserve">material adicional </w:t>
            </w:r>
            <w:r w:rsidR="00C80177" w:rsidRPr="000D6000">
              <w:rPr>
                <w:color w:val="FFFFFF" w:themeColor="background1"/>
                <w:sz w:val="20"/>
                <w:szCs w:val="20"/>
              </w:rPr>
              <w:t>en relación con</w:t>
            </w:r>
            <w:r w:rsidRPr="000D6000">
              <w:rPr>
                <w:color w:val="FFFFFF" w:themeColor="background1"/>
                <w:sz w:val="20"/>
                <w:szCs w:val="20"/>
              </w:rPr>
              <w:t xml:space="preserve"> las temáticas tratadas.</w:t>
            </w:r>
          </w:p>
          <w:p w14:paraId="2B0EE2C8" w14:textId="7D2FFB1C" w:rsidR="00B21F3B" w:rsidRPr="000D6000" w:rsidRDefault="00B21F3B" w:rsidP="000D6000">
            <w:pPr>
              <w:spacing w:after="120" w:line="276" w:lineRule="auto"/>
              <w:jc w:val="center"/>
              <w:rPr>
                <w:rStyle w:val="Refdecomentario"/>
                <w:color w:val="FFFFFF" w:themeColor="background1"/>
                <w:sz w:val="20"/>
                <w:szCs w:val="20"/>
              </w:rPr>
            </w:pPr>
            <w:r w:rsidRPr="000D6000">
              <w:rPr>
                <w:noProof/>
                <w:color w:val="FFFFFF" w:themeColor="background1"/>
                <w:sz w:val="20"/>
                <w:szCs w:val="20"/>
                <w:lang w:val="en-US" w:eastAsia="en-US"/>
              </w:rPr>
              <w:drawing>
                <wp:inline distT="0" distB="0" distL="0" distR="0" wp14:anchorId="4C2BE1D5" wp14:editId="71644386">
                  <wp:extent cx="499745" cy="499745"/>
                  <wp:effectExtent l="0" t="0" r="0" b="0"/>
                  <wp:docPr id="59" name="Imagen 59"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Forma&#10;&#10;Descripción generada automáticamente con confianza baj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9745" cy="499745"/>
                          </a:xfrm>
                          <a:prstGeom prst="rect">
                            <a:avLst/>
                          </a:prstGeom>
                          <a:noFill/>
                          <a:ln>
                            <a:noFill/>
                          </a:ln>
                        </pic:spPr>
                      </pic:pic>
                    </a:graphicData>
                  </a:graphic>
                </wp:inline>
              </w:drawing>
            </w:r>
          </w:p>
        </w:tc>
      </w:tr>
    </w:tbl>
    <w:p w14:paraId="46330062" w14:textId="32D29BD1" w:rsidR="00CC0BAF" w:rsidRPr="000D6000" w:rsidRDefault="00CC0BAF" w:rsidP="000D6000">
      <w:pPr>
        <w:spacing w:after="120"/>
        <w:jc w:val="both"/>
        <w:rPr>
          <w:b/>
          <w:sz w:val="20"/>
          <w:szCs w:val="20"/>
        </w:rPr>
      </w:pPr>
    </w:p>
    <w:p w14:paraId="00FE90BE" w14:textId="428FF492" w:rsidR="0062173D" w:rsidRPr="00787817" w:rsidRDefault="0062173D" w:rsidP="000D6000">
      <w:pPr>
        <w:spacing w:after="120"/>
        <w:jc w:val="both"/>
        <w:rPr>
          <w:b/>
          <w:bCs/>
          <w:sz w:val="20"/>
          <w:szCs w:val="20"/>
        </w:rPr>
      </w:pPr>
      <w:r w:rsidRPr="000D6000">
        <w:rPr>
          <w:b/>
          <w:bCs/>
          <w:sz w:val="20"/>
          <w:szCs w:val="20"/>
        </w:rPr>
        <w:t>3.</w:t>
      </w:r>
      <w:r w:rsidR="005320E2" w:rsidRPr="000D6000">
        <w:rPr>
          <w:b/>
          <w:bCs/>
          <w:sz w:val="20"/>
          <w:szCs w:val="20"/>
        </w:rPr>
        <w:t>3</w:t>
      </w:r>
      <w:r w:rsidR="0094679A" w:rsidRPr="000D6000">
        <w:rPr>
          <w:b/>
          <w:bCs/>
          <w:sz w:val="20"/>
          <w:szCs w:val="20"/>
        </w:rPr>
        <w:t xml:space="preserve"> Demanda/oferta</w:t>
      </w:r>
    </w:p>
    <w:p w14:paraId="250A9045" w14:textId="27A64D92" w:rsidR="00275B26" w:rsidRPr="000D6000" w:rsidRDefault="00275B26" w:rsidP="000D6000">
      <w:pPr>
        <w:spacing w:after="120"/>
        <w:jc w:val="both"/>
        <w:rPr>
          <w:color w:val="000000"/>
          <w:sz w:val="20"/>
          <w:szCs w:val="20"/>
        </w:rPr>
      </w:pPr>
      <w:commentRangeStart w:id="77"/>
      <w:r w:rsidRPr="000D6000">
        <w:rPr>
          <w:b/>
          <w:bCs/>
          <w:color w:val="000000"/>
          <w:sz w:val="20"/>
          <w:szCs w:val="20"/>
        </w:rPr>
        <w:t>D</w:t>
      </w:r>
      <w:r w:rsidR="00DE2F1D" w:rsidRPr="000D6000">
        <w:rPr>
          <w:b/>
          <w:bCs/>
          <w:color w:val="000000"/>
          <w:sz w:val="20"/>
          <w:szCs w:val="20"/>
        </w:rPr>
        <w:t>emanda</w:t>
      </w:r>
      <w:r w:rsidR="00B94976" w:rsidRPr="000D6000">
        <w:rPr>
          <w:color w:val="000000"/>
          <w:sz w:val="20"/>
          <w:szCs w:val="20"/>
        </w:rPr>
        <w:t>:</w:t>
      </w:r>
      <w:r w:rsidR="00DE2F1D" w:rsidRPr="000D6000">
        <w:rPr>
          <w:color w:val="000000"/>
          <w:sz w:val="20"/>
          <w:szCs w:val="20"/>
        </w:rPr>
        <w:t xml:space="preserve"> se refiere a la cantidad de bienes o servicios que se solicitan o se desean en un determinado mercado de una economía a un precio específico</w:t>
      </w:r>
      <w:commentRangeEnd w:id="77"/>
      <w:r w:rsidR="006B0929" w:rsidRPr="000D6000">
        <w:rPr>
          <w:rStyle w:val="Refdecomentario"/>
          <w:sz w:val="20"/>
          <w:szCs w:val="20"/>
        </w:rPr>
        <w:commentReference w:id="77"/>
      </w:r>
      <w:r w:rsidR="00DE2F1D" w:rsidRPr="000D6000">
        <w:rPr>
          <w:color w:val="000000"/>
          <w:sz w:val="20"/>
          <w:szCs w:val="20"/>
        </w:rPr>
        <w:t>.</w:t>
      </w:r>
    </w:p>
    <w:p w14:paraId="3A64A5DF" w14:textId="31FAAD49" w:rsidR="006B0929" w:rsidRPr="000D6000" w:rsidRDefault="00DE2F1D" w:rsidP="000D6000">
      <w:pPr>
        <w:spacing w:after="120"/>
        <w:jc w:val="both"/>
        <w:rPr>
          <w:color w:val="000000"/>
          <w:sz w:val="20"/>
          <w:szCs w:val="20"/>
        </w:rPr>
      </w:pPr>
      <w:commentRangeStart w:id="78"/>
      <w:r w:rsidRPr="000D6000">
        <w:rPr>
          <w:b/>
          <w:bCs/>
          <w:color w:val="000000"/>
          <w:sz w:val="20"/>
          <w:szCs w:val="20"/>
        </w:rPr>
        <w:t>Oferta</w:t>
      </w:r>
      <w:r w:rsidR="00B94976" w:rsidRPr="000D6000">
        <w:rPr>
          <w:color w:val="000000"/>
          <w:sz w:val="20"/>
          <w:szCs w:val="20"/>
        </w:rPr>
        <w:t>:</w:t>
      </w:r>
      <w:r w:rsidRPr="000D6000">
        <w:rPr>
          <w:color w:val="000000"/>
          <w:sz w:val="20"/>
          <w:szCs w:val="20"/>
        </w:rPr>
        <w:t xml:space="preserve"> hace referencia a la cantidad de bienes, productos o servicios que se ofrecen en un mercado bajo unas determinadas</w:t>
      </w:r>
      <w:r w:rsidR="00275B26" w:rsidRPr="000D6000">
        <w:rPr>
          <w:color w:val="000000"/>
          <w:sz w:val="20"/>
          <w:szCs w:val="20"/>
        </w:rPr>
        <w:t xml:space="preserve"> </w:t>
      </w:r>
      <w:r w:rsidRPr="000D6000">
        <w:rPr>
          <w:color w:val="000000"/>
          <w:sz w:val="20"/>
          <w:szCs w:val="20"/>
        </w:rPr>
        <w:t>condiciones</w:t>
      </w:r>
      <w:r w:rsidR="00275B26" w:rsidRPr="000D6000">
        <w:rPr>
          <w:color w:val="000000"/>
          <w:sz w:val="20"/>
          <w:szCs w:val="20"/>
        </w:rPr>
        <w:t>.</w:t>
      </w:r>
      <w:commentRangeEnd w:id="78"/>
      <w:r w:rsidR="006B0929" w:rsidRPr="000D6000">
        <w:rPr>
          <w:rStyle w:val="Refdecomentario"/>
          <w:sz w:val="20"/>
          <w:szCs w:val="20"/>
        </w:rPr>
        <w:commentReference w:id="78"/>
      </w:r>
    </w:p>
    <w:p w14:paraId="0005339E" w14:textId="78D69BCA" w:rsidR="002B36C2" w:rsidRPr="000D6000" w:rsidRDefault="00DE2F1D" w:rsidP="000D6000">
      <w:pPr>
        <w:spacing w:after="120"/>
        <w:jc w:val="both"/>
        <w:rPr>
          <w:color w:val="000000"/>
          <w:sz w:val="20"/>
          <w:szCs w:val="20"/>
        </w:rPr>
      </w:pPr>
      <w:r w:rsidRPr="000D6000">
        <w:rPr>
          <w:color w:val="000000"/>
          <w:sz w:val="20"/>
          <w:szCs w:val="20"/>
        </w:rPr>
        <w:t>En este sentido, la demanda de </w:t>
      </w:r>
      <w:r w:rsidR="00BE69B9" w:rsidRPr="000D6000">
        <w:rPr>
          <w:color w:val="000000"/>
          <w:sz w:val="20"/>
          <w:szCs w:val="20"/>
        </w:rPr>
        <w:t xml:space="preserve">los productos farmacéuticos se </w:t>
      </w:r>
      <w:r w:rsidRPr="000D6000">
        <w:rPr>
          <w:color w:val="000000"/>
          <w:sz w:val="20"/>
          <w:szCs w:val="20"/>
        </w:rPr>
        <w:t>podría considerar como una demanda </w:t>
      </w:r>
      <w:r w:rsidR="00BE69B9" w:rsidRPr="000D6000">
        <w:rPr>
          <w:color w:val="000000"/>
          <w:sz w:val="20"/>
          <w:szCs w:val="20"/>
        </w:rPr>
        <w:t xml:space="preserve">que se </w:t>
      </w:r>
      <w:r w:rsidRPr="000D6000">
        <w:rPr>
          <w:color w:val="000000"/>
          <w:sz w:val="20"/>
          <w:szCs w:val="20"/>
        </w:rPr>
        <w:t xml:space="preserve">deriva de la demanda por servicios médicos, ya que </w:t>
      </w:r>
      <w:r w:rsidR="002B36C2" w:rsidRPr="000D6000">
        <w:rPr>
          <w:color w:val="000000"/>
          <w:sz w:val="20"/>
          <w:szCs w:val="20"/>
        </w:rPr>
        <w:t>esta se constituye</w:t>
      </w:r>
      <w:r w:rsidRPr="000D6000">
        <w:rPr>
          <w:color w:val="000000"/>
          <w:sz w:val="20"/>
          <w:szCs w:val="20"/>
        </w:rPr>
        <w:t xml:space="preserve"> como el punto de partida para la prescripción médica (mercado ético), distribución y consumo final.</w:t>
      </w:r>
    </w:p>
    <w:p w14:paraId="475B3749" w14:textId="1164B370" w:rsidR="002B36C2" w:rsidRPr="000D6000" w:rsidRDefault="002B36C2" w:rsidP="000D6000">
      <w:pPr>
        <w:spacing w:after="120"/>
        <w:jc w:val="both"/>
        <w:rPr>
          <w:color w:val="000000"/>
          <w:sz w:val="20"/>
          <w:szCs w:val="20"/>
        </w:rPr>
      </w:pPr>
      <w:r w:rsidRPr="000D6000">
        <w:rPr>
          <w:color w:val="000000"/>
          <w:sz w:val="20"/>
          <w:szCs w:val="20"/>
        </w:rPr>
        <w:t>Todos estos factores afectan los inventarios en cuanto a la rotación de los productos farmacéuticos</w:t>
      </w:r>
      <w:r w:rsidR="000918C7" w:rsidRPr="000D6000">
        <w:rPr>
          <w:color w:val="000000"/>
          <w:sz w:val="20"/>
          <w:szCs w:val="20"/>
        </w:rPr>
        <w:t xml:space="preserve">, </w:t>
      </w:r>
      <w:r w:rsidR="00B73898" w:rsidRPr="000D6000">
        <w:rPr>
          <w:color w:val="000000"/>
          <w:sz w:val="20"/>
          <w:szCs w:val="20"/>
        </w:rPr>
        <w:t>ya que,</w:t>
      </w:r>
      <w:r w:rsidR="000918C7" w:rsidRPr="000D6000">
        <w:rPr>
          <w:color w:val="000000"/>
          <w:sz w:val="20"/>
          <w:szCs w:val="20"/>
        </w:rPr>
        <w:t xml:space="preserve"> a mayor demanda de estos, dicha rotación es también mayor y se podrán ofrecer con mayor regularidad estos productos.</w:t>
      </w:r>
    </w:p>
    <w:p w14:paraId="57BA421B" w14:textId="1F86FCF2" w:rsidR="003E71F5" w:rsidRPr="000D6000" w:rsidRDefault="003E71F5" w:rsidP="000D6000">
      <w:pPr>
        <w:spacing w:after="120"/>
        <w:jc w:val="both"/>
        <w:rPr>
          <w:color w:val="000000"/>
          <w:sz w:val="20"/>
          <w:szCs w:val="20"/>
        </w:rPr>
      </w:pPr>
    </w:p>
    <w:p w14:paraId="18A2A26A" w14:textId="3E72DAAA" w:rsidR="003E71F5" w:rsidRPr="000D6000" w:rsidRDefault="003E71F5" w:rsidP="000D6000">
      <w:pPr>
        <w:spacing w:after="120"/>
        <w:jc w:val="both"/>
        <w:rPr>
          <w:b/>
          <w:color w:val="000000"/>
          <w:sz w:val="20"/>
          <w:szCs w:val="20"/>
        </w:rPr>
      </w:pPr>
      <w:r w:rsidRPr="000D6000">
        <w:rPr>
          <w:b/>
          <w:color w:val="000000"/>
          <w:sz w:val="20"/>
          <w:szCs w:val="20"/>
        </w:rPr>
        <w:t>3.</w:t>
      </w:r>
      <w:r w:rsidR="0087409B" w:rsidRPr="000D6000">
        <w:rPr>
          <w:b/>
          <w:color w:val="000000"/>
          <w:sz w:val="20"/>
          <w:szCs w:val="20"/>
        </w:rPr>
        <w:t>4</w:t>
      </w:r>
      <w:r w:rsidR="00144EEF" w:rsidRPr="000D6000">
        <w:rPr>
          <w:b/>
          <w:color w:val="000000"/>
          <w:sz w:val="20"/>
          <w:szCs w:val="20"/>
        </w:rPr>
        <w:t xml:space="preserve"> Precio, costo y utilidad de los productos farmacéuticos</w:t>
      </w:r>
    </w:p>
    <w:p w14:paraId="3A7C631C" w14:textId="50F2F84C" w:rsidR="00AE735D" w:rsidRPr="000D6000" w:rsidRDefault="00AE735D" w:rsidP="000D6000">
      <w:pPr>
        <w:spacing w:after="120"/>
        <w:jc w:val="both"/>
        <w:rPr>
          <w:color w:val="000000"/>
          <w:sz w:val="20"/>
          <w:szCs w:val="20"/>
          <w:highlight w:val="yellow"/>
        </w:rPr>
      </w:pPr>
    </w:p>
    <w:p w14:paraId="3259A76F" w14:textId="5C237F27" w:rsidR="002463CD" w:rsidRPr="000D6000" w:rsidRDefault="00205754" w:rsidP="000D6000">
      <w:pPr>
        <w:spacing w:after="120"/>
        <w:jc w:val="both"/>
        <w:rPr>
          <w:sz w:val="20"/>
          <w:szCs w:val="20"/>
          <w:shd w:val="clear" w:color="auto" w:fill="FFFFFF"/>
        </w:rPr>
      </w:pPr>
      <w:r w:rsidRPr="000D6000">
        <w:rPr>
          <w:noProof/>
          <w:sz w:val="20"/>
          <w:szCs w:val="20"/>
          <w:lang w:val="en-US" w:eastAsia="en-US"/>
        </w:rPr>
        <w:drawing>
          <wp:anchor distT="0" distB="0" distL="114300" distR="114300" simplePos="0" relativeHeight="251658245" behindDoc="0" locked="0" layoutInCell="1" allowOverlap="1" wp14:anchorId="220AFB7C" wp14:editId="12B11902">
            <wp:simplePos x="0" y="0"/>
            <wp:positionH relativeFrom="column">
              <wp:posOffset>2924</wp:posOffset>
            </wp:positionH>
            <wp:positionV relativeFrom="paragraph">
              <wp:posOffset>-5302</wp:posOffset>
            </wp:positionV>
            <wp:extent cx="1743739" cy="1743739"/>
            <wp:effectExtent l="0" t="0" r="8890" b="8890"/>
            <wp:wrapSquare wrapText="bothSides"/>
            <wp:docPr id="6" name="Imagen 6" descr="Dibujo animado de un personaje con la boca abiert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bujo animado de un personaje con la boca abierta&#10;&#10;Descripción generada automáticamente con confianza baj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43739" cy="1743739"/>
                    </a:xfrm>
                    <a:prstGeom prst="rect">
                      <a:avLst/>
                    </a:prstGeom>
                    <a:noFill/>
                    <a:ln>
                      <a:noFill/>
                    </a:ln>
                  </pic:spPr>
                </pic:pic>
              </a:graphicData>
            </a:graphic>
          </wp:anchor>
        </w:drawing>
      </w:r>
      <w:commentRangeStart w:id="79"/>
      <w:commentRangeEnd w:id="79"/>
      <w:r w:rsidRPr="000D6000">
        <w:rPr>
          <w:rStyle w:val="TextodegloboCar"/>
          <w:rFonts w:ascii="Arial" w:hAnsi="Arial" w:cs="Arial"/>
          <w:sz w:val="20"/>
          <w:szCs w:val="20"/>
        </w:rPr>
        <w:commentReference w:id="79"/>
      </w:r>
      <w:r w:rsidR="00B73898" w:rsidRPr="000D6000">
        <w:rPr>
          <w:sz w:val="20"/>
          <w:szCs w:val="20"/>
          <w:shd w:val="clear" w:color="auto" w:fill="FFFFFF"/>
        </w:rPr>
        <w:t>D</w:t>
      </w:r>
      <w:r w:rsidR="00144EEF" w:rsidRPr="000D6000">
        <w:rPr>
          <w:sz w:val="20"/>
          <w:szCs w:val="20"/>
          <w:shd w:val="clear" w:color="auto" w:fill="FFFFFF"/>
        </w:rPr>
        <w:t>e</w:t>
      </w:r>
      <w:r w:rsidR="00B73898" w:rsidRPr="000D6000">
        <w:rPr>
          <w:sz w:val="20"/>
          <w:szCs w:val="20"/>
          <w:shd w:val="clear" w:color="auto" w:fill="FFFFFF"/>
        </w:rPr>
        <w:t xml:space="preserve"> manera general se define como costo al </w:t>
      </w:r>
      <w:r w:rsidR="00AE735D" w:rsidRPr="000D6000">
        <w:rPr>
          <w:sz w:val="20"/>
          <w:szCs w:val="20"/>
          <w:shd w:val="clear" w:color="auto" w:fill="FFFFFF"/>
        </w:rPr>
        <w:t>precio pagado por un bien o servicio</w:t>
      </w:r>
      <w:r w:rsidR="00B73898" w:rsidRPr="000D6000">
        <w:rPr>
          <w:sz w:val="20"/>
          <w:szCs w:val="20"/>
          <w:shd w:val="clear" w:color="auto" w:fill="FFFFFF"/>
        </w:rPr>
        <w:t xml:space="preserve">, este es asumido por el comprador. </w:t>
      </w:r>
      <w:r w:rsidR="00793AB7" w:rsidRPr="000D6000">
        <w:rPr>
          <w:sz w:val="20"/>
          <w:szCs w:val="20"/>
          <w:shd w:val="clear" w:color="auto" w:fill="FFFFFF"/>
        </w:rPr>
        <w:t>El p</w:t>
      </w:r>
      <w:r w:rsidR="00AE735D" w:rsidRPr="000D6000">
        <w:rPr>
          <w:sz w:val="20"/>
          <w:szCs w:val="20"/>
          <w:shd w:val="clear" w:color="auto" w:fill="FFFFFF"/>
        </w:rPr>
        <w:t>recio es un término utiliza</w:t>
      </w:r>
      <w:r w:rsidR="00AA2F69" w:rsidRPr="000D6000">
        <w:rPr>
          <w:sz w:val="20"/>
          <w:szCs w:val="20"/>
          <w:shd w:val="clear" w:color="auto" w:fill="FFFFFF"/>
        </w:rPr>
        <w:t>do</w:t>
      </w:r>
      <w:r w:rsidR="00AE735D" w:rsidRPr="000D6000">
        <w:rPr>
          <w:sz w:val="20"/>
          <w:szCs w:val="20"/>
          <w:shd w:val="clear" w:color="auto" w:fill="FFFFFF"/>
        </w:rPr>
        <w:t xml:space="preserve"> para la cantidad </w:t>
      </w:r>
      <w:r w:rsidR="00AA2F69" w:rsidRPr="000D6000">
        <w:rPr>
          <w:sz w:val="20"/>
          <w:szCs w:val="20"/>
          <w:shd w:val="clear" w:color="auto" w:fill="FFFFFF"/>
        </w:rPr>
        <w:t xml:space="preserve">que </w:t>
      </w:r>
      <w:r w:rsidR="00AE735D" w:rsidRPr="000D6000">
        <w:rPr>
          <w:sz w:val="20"/>
          <w:szCs w:val="20"/>
          <w:shd w:val="clear" w:color="auto" w:fill="FFFFFF"/>
        </w:rPr>
        <w:t>inicial</w:t>
      </w:r>
      <w:r w:rsidR="00AA2F69" w:rsidRPr="000D6000">
        <w:rPr>
          <w:sz w:val="20"/>
          <w:szCs w:val="20"/>
          <w:shd w:val="clear" w:color="auto" w:fill="FFFFFF"/>
        </w:rPr>
        <w:t>mente</w:t>
      </w:r>
      <w:r w:rsidR="00AE735D" w:rsidRPr="000D6000">
        <w:rPr>
          <w:sz w:val="20"/>
          <w:szCs w:val="20"/>
          <w:shd w:val="clear" w:color="auto" w:fill="FFFFFF"/>
        </w:rPr>
        <w:t xml:space="preserve"> se pide, ofrece o paga por un bien o servicio.</w:t>
      </w:r>
    </w:p>
    <w:p w14:paraId="50704974" w14:textId="5743F549" w:rsidR="00967760" w:rsidRPr="00787817" w:rsidRDefault="002463CD" w:rsidP="000D6000">
      <w:pPr>
        <w:spacing w:after="120"/>
        <w:jc w:val="both"/>
        <w:rPr>
          <w:sz w:val="20"/>
          <w:szCs w:val="20"/>
          <w:shd w:val="clear" w:color="auto" w:fill="FFFFFF"/>
        </w:rPr>
      </w:pPr>
      <w:r w:rsidRPr="000D6000">
        <w:rPr>
          <w:sz w:val="20"/>
          <w:szCs w:val="20"/>
          <w:shd w:val="clear" w:color="auto" w:fill="FFFFFF"/>
        </w:rPr>
        <w:t xml:space="preserve">Si </w:t>
      </w:r>
      <w:del w:id="80" w:author="JHON JAIRO RODRIGUEZ PEREZ" w:date="2022-06-05T23:14:00Z">
        <w:r w:rsidRPr="000D6000" w:rsidDel="00CD409A">
          <w:rPr>
            <w:sz w:val="20"/>
            <w:szCs w:val="20"/>
            <w:shd w:val="clear" w:color="auto" w:fill="FFFFFF"/>
          </w:rPr>
          <w:delText>l</w:delText>
        </w:r>
      </w:del>
      <w:ins w:id="81" w:author="JHON JAIRO RODRIGUEZ PEREZ" w:date="2022-06-05T23:14:00Z">
        <w:r w:rsidR="00CD409A">
          <w:rPr>
            <w:sz w:val="20"/>
            <w:szCs w:val="20"/>
            <w:shd w:val="clear" w:color="auto" w:fill="FFFFFF"/>
          </w:rPr>
          <w:t>s</w:t>
        </w:r>
      </w:ins>
      <w:r w:rsidRPr="000D6000">
        <w:rPr>
          <w:sz w:val="20"/>
          <w:szCs w:val="20"/>
          <w:shd w:val="clear" w:color="auto" w:fill="FFFFFF"/>
        </w:rPr>
        <w:t>e resta</w:t>
      </w:r>
      <w:del w:id="82" w:author="JHON JAIRO RODRIGUEZ PEREZ" w:date="2022-06-05T23:15:00Z">
        <w:r w:rsidRPr="000D6000" w:rsidDel="00CD409A">
          <w:rPr>
            <w:sz w:val="20"/>
            <w:szCs w:val="20"/>
            <w:shd w:val="clear" w:color="auto" w:fill="FFFFFF"/>
          </w:rPr>
          <w:delText>mos</w:delText>
        </w:r>
      </w:del>
      <w:r w:rsidRPr="000D6000">
        <w:rPr>
          <w:sz w:val="20"/>
          <w:szCs w:val="20"/>
          <w:shd w:val="clear" w:color="auto" w:fill="FFFFFF"/>
        </w:rPr>
        <w:t xml:space="preserve"> al precio de venta, los costos, gastos y ese resultado es una diferencia positiva, a esto se le considera utilidad</w:t>
      </w:r>
      <w:r w:rsidR="00967760" w:rsidRPr="000D6000">
        <w:rPr>
          <w:sz w:val="20"/>
          <w:szCs w:val="20"/>
          <w:shd w:val="clear" w:color="auto" w:fill="FFFFFF"/>
        </w:rPr>
        <w:t>.</w:t>
      </w:r>
    </w:p>
    <w:p w14:paraId="7A510892" w14:textId="63D9F15B" w:rsidR="00967760" w:rsidRPr="000D6000" w:rsidRDefault="00967760" w:rsidP="000D6000">
      <w:pPr>
        <w:spacing w:after="120"/>
        <w:jc w:val="both"/>
        <w:rPr>
          <w:sz w:val="20"/>
          <w:szCs w:val="20"/>
          <w:shd w:val="clear" w:color="auto" w:fill="FFFFFF"/>
        </w:rPr>
      </w:pPr>
      <w:r w:rsidRPr="000D6000">
        <w:rPr>
          <w:b/>
          <w:bCs/>
          <w:sz w:val="20"/>
          <w:szCs w:val="20"/>
          <w:shd w:val="clear" w:color="auto" w:fill="FFFFFF"/>
        </w:rPr>
        <w:t>Ejemplo:</w:t>
      </w:r>
      <w:r w:rsidRPr="000D6000">
        <w:rPr>
          <w:sz w:val="20"/>
          <w:szCs w:val="20"/>
          <w:shd w:val="clear" w:color="auto" w:fill="FFFFFF"/>
        </w:rPr>
        <w:t xml:space="preserve"> </w:t>
      </w:r>
      <w:r w:rsidR="00B94976" w:rsidRPr="000D6000">
        <w:rPr>
          <w:sz w:val="20"/>
          <w:szCs w:val="20"/>
          <w:shd w:val="clear" w:color="auto" w:fill="FFFFFF"/>
        </w:rPr>
        <w:t>e</w:t>
      </w:r>
      <w:r w:rsidRPr="000D6000">
        <w:rPr>
          <w:sz w:val="20"/>
          <w:szCs w:val="20"/>
          <w:shd w:val="clear" w:color="auto" w:fill="FFFFFF"/>
        </w:rPr>
        <w:t>l precio del medicamento Verapamilo 120 mg caja por 30 tabletas es de $70</w:t>
      </w:r>
      <w:r w:rsidR="00B94976" w:rsidRPr="000D6000">
        <w:rPr>
          <w:sz w:val="20"/>
          <w:szCs w:val="20"/>
          <w:shd w:val="clear" w:color="auto" w:fill="FFFFFF"/>
        </w:rPr>
        <w:t>00 y los gastos generados son $</w:t>
      </w:r>
      <w:r w:rsidRPr="000D6000">
        <w:rPr>
          <w:sz w:val="20"/>
          <w:szCs w:val="20"/>
          <w:shd w:val="clear" w:color="auto" w:fill="FFFFFF"/>
        </w:rPr>
        <w:t>2000, dicha diferencia será de $5000. A esto se le considerará la utilidad de cada caja vendida de este medicamento.</w:t>
      </w:r>
    </w:p>
    <w:p w14:paraId="0530BAB3" w14:textId="39771761" w:rsidR="005320E2" w:rsidRPr="000D6000" w:rsidRDefault="005320E2" w:rsidP="000D6000">
      <w:pPr>
        <w:spacing w:after="120"/>
        <w:jc w:val="both"/>
        <w:rPr>
          <w:color w:val="000000"/>
          <w:sz w:val="20"/>
          <w:szCs w:val="20"/>
        </w:rPr>
      </w:pPr>
    </w:p>
    <w:p w14:paraId="314C74D6" w14:textId="09B987CB" w:rsidR="00A83CC1" w:rsidRPr="00787817" w:rsidRDefault="005320E2" w:rsidP="000D6000">
      <w:pPr>
        <w:pStyle w:val="Default"/>
        <w:spacing w:after="120" w:line="276" w:lineRule="auto"/>
        <w:jc w:val="both"/>
        <w:rPr>
          <w:b/>
          <w:sz w:val="20"/>
          <w:szCs w:val="20"/>
        </w:rPr>
      </w:pPr>
      <w:r w:rsidRPr="000D6000">
        <w:rPr>
          <w:b/>
          <w:sz w:val="20"/>
          <w:szCs w:val="20"/>
        </w:rPr>
        <w:t>3.</w:t>
      </w:r>
      <w:r w:rsidR="0087409B" w:rsidRPr="000D6000">
        <w:rPr>
          <w:b/>
          <w:sz w:val="20"/>
          <w:szCs w:val="20"/>
        </w:rPr>
        <w:t>5</w:t>
      </w:r>
      <w:r w:rsidR="00553431" w:rsidRPr="000D6000">
        <w:rPr>
          <w:b/>
          <w:sz w:val="20"/>
          <w:szCs w:val="20"/>
        </w:rPr>
        <w:t xml:space="preserve"> </w:t>
      </w:r>
      <w:r w:rsidR="00A83CC1" w:rsidRPr="000D6000">
        <w:rPr>
          <w:b/>
          <w:sz w:val="20"/>
          <w:szCs w:val="20"/>
        </w:rPr>
        <w:t>Política</w:t>
      </w:r>
      <w:r w:rsidR="00553431" w:rsidRPr="000D6000">
        <w:rPr>
          <w:b/>
          <w:sz w:val="20"/>
          <w:szCs w:val="20"/>
        </w:rPr>
        <w:t xml:space="preserve"> de inventarios </w:t>
      </w:r>
    </w:p>
    <w:p w14:paraId="4F9A986A" w14:textId="7C06307C" w:rsidR="00A83CC1" w:rsidRPr="000D6000" w:rsidRDefault="004C19ED" w:rsidP="000D6000">
      <w:pPr>
        <w:pStyle w:val="Default"/>
        <w:spacing w:after="120" w:line="276" w:lineRule="auto"/>
        <w:jc w:val="both"/>
        <w:rPr>
          <w:sz w:val="20"/>
          <w:szCs w:val="20"/>
        </w:rPr>
      </w:pPr>
      <w:commentRangeStart w:id="83"/>
      <w:r w:rsidRPr="000D6000">
        <w:rPr>
          <w:noProof/>
          <w:sz w:val="20"/>
          <w:szCs w:val="20"/>
          <w:lang w:val="en-US"/>
        </w:rPr>
        <w:drawing>
          <wp:anchor distT="0" distB="0" distL="114300" distR="114300" simplePos="0" relativeHeight="251658244" behindDoc="0" locked="0" layoutInCell="1" allowOverlap="1" wp14:anchorId="0548F056" wp14:editId="0EFD5037">
            <wp:simplePos x="0" y="0"/>
            <wp:positionH relativeFrom="column">
              <wp:posOffset>2924</wp:posOffset>
            </wp:positionH>
            <wp:positionV relativeFrom="paragraph">
              <wp:posOffset>-3692</wp:posOffset>
            </wp:positionV>
            <wp:extent cx="1504950" cy="1061085"/>
            <wp:effectExtent l="0" t="0" r="0" b="5715"/>
            <wp:wrapSquare wrapText="bothSides"/>
            <wp:docPr id="26" name="Imagen 26" descr="Marca, Marcador, Mano, Escribir"/>
            <wp:cNvGraphicFramePr/>
            <a:graphic xmlns:a="http://schemas.openxmlformats.org/drawingml/2006/main">
              <a:graphicData uri="http://schemas.openxmlformats.org/drawingml/2006/picture">
                <pic:pic xmlns:pic="http://schemas.openxmlformats.org/drawingml/2006/picture">
                  <pic:nvPicPr>
                    <pic:cNvPr id="26" name="Imagen 26" descr="Marca, Marcador, Mano, Escribir"/>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04950" cy="1061085"/>
                    </a:xfrm>
                    <a:prstGeom prst="rect">
                      <a:avLst/>
                    </a:prstGeom>
                    <a:noFill/>
                    <a:ln>
                      <a:noFill/>
                    </a:ln>
                  </pic:spPr>
                </pic:pic>
              </a:graphicData>
            </a:graphic>
          </wp:anchor>
        </w:drawing>
      </w:r>
      <w:commentRangeEnd w:id="83"/>
      <w:r w:rsidRPr="000D6000">
        <w:rPr>
          <w:rStyle w:val="Refdecomentario"/>
          <w:rFonts w:eastAsia="Arial"/>
          <w:color w:val="auto"/>
          <w:sz w:val="20"/>
          <w:szCs w:val="20"/>
          <w:lang w:eastAsia="es-CO"/>
        </w:rPr>
        <w:commentReference w:id="83"/>
      </w:r>
      <w:r w:rsidR="00A83CC1" w:rsidRPr="000D6000">
        <w:rPr>
          <w:sz w:val="20"/>
          <w:szCs w:val="20"/>
        </w:rPr>
        <w:t xml:space="preserve">Los productos farmacéuticos son los activos más importantes de los proveedores de atención médica o servicios de salud, las farmacias, los depósitos mayoristas y minoristas; las farmacias o droguerías, deben administrarse de la manera más eficiente y efectiva posible, es por ello </w:t>
      </w:r>
      <w:del w:id="84" w:author="JHON JAIRO RODRIGUEZ PEREZ" w:date="2022-06-05T23:16:00Z">
        <w:r w:rsidR="00A83CC1" w:rsidRPr="000D6000" w:rsidDel="002743E6">
          <w:rPr>
            <w:sz w:val="20"/>
            <w:szCs w:val="20"/>
          </w:rPr>
          <w:delText xml:space="preserve">por lo </w:delText>
        </w:r>
      </w:del>
      <w:r w:rsidR="00A83CC1" w:rsidRPr="000D6000">
        <w:rPr>
          <w:sz w:val="20"/>
          <w:szCs w:val="20"/>
        </w:rPr>
        <w:t xml:space="preserve">que en la gestión de inventarios debe hacerse un control estricto en el stock, en los deterioros y en las fechas de vencimientos. </w:t>
      </w:r>
    </w:p>
    <w:p w14:paraId="78D5FC70" w14:textId="68639522" w:rsidR="00A83CC1" w:rsidRPr="000D6000" w:rsidRDefault="00A83CC1" w:rsidP="000D6000">
      <w:pPr>
        <w:pStyle w:val="Default"/>
        <w:spacing w:after="120" w:line="276" w:lineRule="auto"/>
        <w:jc w:val="both"/>
        <w:rPr>
          <w:sz w:val="20"/>
          <w:szCs w:val="20"/>
        </w:rPr>
      </w:pPr>
      <w:r w:rsidRPr="000D6000">
        <w:rPr>
          <w:sz w:val="20"/>
          <w:szCs w:val="20"/>
        </w:rPr>
        <w:t xml:space="preserve">La administración de cada servicio farmacéutico </w:t>
      </w:r>
      <w:del w:id="85" w:author="JHON JAIRO RODRIGUEZ PEREZ" w:date="2022-06-05T23:17:00Z">
        <w:r w:rsidRPr="000D6000" w:rsidDel="002743E6">
          <w:rPr>
            <w:sz w:val="20"/>
            <w:szCs w:val="20"/>
          </w:rPr>
          <w:delText xml:space="preserve">es quien </w:delText>
        </w:r>
      </w:del>
      <w:r w:rsidRPr="000D6000">
        <w:rPr>
          <w:sz w:val="20"/>
          <w:szCs w:val="20"/>
        </w:rPr>
        <w:t xml:space="preserve">define la política de inventario que se aplicará en determinada empresa o negocio del sector farmacéutico; básicamente se busca el punto de equilibrio para hacer rentable todo el proceso. Generalmente se determina de acuerdo con el costo de los productos farmacéuticos frente a la demanda y/o utilización de estos. Entre los indicadores más utilizados para generar la Política de </w:t>
      </w:r>
      <w:ins w:id="86" w:author="JHON JAIRO RODRIGUEZ PEREZ" w:date="2022-06-05T23:17:00Z">
        <w:r w:rsidR="002743E6">
          <w:rPr>
            <w:sz w:val="20"/>
            <w:szCs w:val="20"/>
          </w:rPr>
          <w:t>i</w:t>
        </w:r>
      </w:ins>
      <w:del w:id="87" w:author="JHON JAIRO RODRIGUEZ PEREZ" w:date="2022-06-05T23:17:00Z">
        <w:r w:rsidRPr="000D6000" w:rsidDel="002743E6">
          <w:rPr>
            <w:sz w:val="20"/>
            <w:szCs w:val="20"/>
          </w:rPr>
          <w:delText>I</w:delText>
        </w:r>
      </w:del>
      <w:r w:rsidRPr="000D6000">
        <w:rPr>
          <w:sz w:val="20"/>
          <w:szCs w:val="20"/>
        </w:rPr>
        <w:t>nventarios se encuentran:</w:t>
      </w:r>
    </w:p>
    <w:p w14:paraId="44423E09" w14:textId="77777777" w:rsidR="00A83CC1" w:rsidRPr="000D6000" w:rsidRDefault="00A83CC1" w:rsidP="000D6000">
      <w:pPr>
        <w:pStyle w:val="Default"/>
        <w:numPr>
          <w:ilvl w:val="0"/>
          <w:numId w:val="29"/>
        </w:numPr>
        <w:spacing w:after="120" w:line="276" w:lineRule="auto"/>
        <w:jc w:val="both"/>
        <w:rPr>
          <w:sz w:val="20"/>
          <w:szCs w:val="20"/>
        </w:rPr>
      </w:pPr>
      <w:commentRangeStart w:id="88"/>
      <w:r w:rsidRPr="000D6000">
        <w:rPr>
          <w:sz w:val="20"/>
          <w:szCs w:val="20"/>
        </w:rPr>
        <w:t>Costo directo de reabastecer el inventario.</w:t>
      </w:r>
    </w:p>
    <w:p w14:paraId="3C52C818" w14:textId="77777777" w:rsidR="00A83CC1" w:rsidRPr="000D6000" w:rsidRDefault="00A83CC1" w:rsidP="000D6000">
      <w:pPr>
        <w:pStyle w:val="Default"/>
        <w:numPr>
          <w:ilvl w:val="0"/>
          <w:numId w:val="29"/>
        </w:numPr>
        <w:spacing w:after="120" w:line="276" w:lineRule="auto"/>
        <w:jc w:val="both"/>
        <w:rPr>
          <w:sz w:val="20"/>
          <w:szCs w:val="20"/>
        </w:rPr>
      </w:pPr>
      <w:r w:rsidRPr="000D6000">
        <w:rPr>
          <w:sz w:val="20"/>
          <w:szCs w:val="20"/>
        </w:rPr>
        <w:t>Costo de mantener unidades en inventario.</w:t>
      </w:r>
    </w:p>
    <w:p w14:paraId="4ED31EFA" w14:textId="77777777" w:rsidR="00A83CC1" w:rsidRPr="000D6000" w:rsidRDefault="00A83CC1" w:rsidP="000D6000">
      <w:pPr>
        <w:pStyle w:val="Default"/>
        <w:numPr>
          <w:ilvl w:val="0"/>
          <w:numId w:val="29"/>
        </w:numPr>
        <w:spacing w:after="120" w:line="276" w:lineRule="auto"/>
        <w:jc w:val="both"/>
        <w:rPr>
          <w:sz w:val="20"/>
          <w:szCs w:val="20"/>
        </w:rPr>
      </w:pPr>
      <w:r w:rsidRPr="000D6000">
        <w:rPr>
          <w:sz w:val="20"/>
          <w:szCs w:val="20"/>
        </w:rPr>
        <w:t>Costo de tener un faltante de unidades</w:t>
      </w:r>
      <w:commentRangeEnd w:id="88"/>
      <w:r w:rsidRPr="000D6000">
        <w:rPr>
          <w:rStyle w:val="Refdecomentario"/>
          <w:sz w:val="20"/>
          <w:szCs w:val="20"/>
        </w:rPr>
        <w:commentReference w:id="88"/>
      </w:r>
      <w:r w:rsidRPr="000D6000">
        <w:rPr>
          <w:sz w:val="20"/>
          <w:szCs w:val="20"/>
        </w:rPr>
        <w:t>.</w:t>
      </w:r>
    </w:p>
    <w:p w14:paraId="145849FE" w14:textId="77777777" w:rsidR="00A83CC1" w:rsidRPr="000D6000" w:rsidRDefault="00A83CC1" w:rsidP="000D6000">
      <w:pPr>
        <w:pStyle w:val="Default"/>
        <w:spacing w:after="120" w:line="276" w:lineRule="auto"/>
        <w:jc w:val="both"/>
        <w:rPr>
          <w:sz w:val="20"/>
          <w:szCs w:val="20"/>
        </w:rPr>
      </w:pPr>
    </w:p>
    <w:p w14:paraId="28C8C07A" w14:textId="4F5D3A14" w:rsidR="005320E2" w:rsidRPr="000D6000" w:rsidRDefault="00A83CC1" w:rsidP="000D6000">
      <w:pPr>
        <w:pStyle w:val="Default"/>
        <w:spacing w:after="120" w:line="276" w:lineRule="auto"/>
        <w:jc w:val="both"/>
        <w:rPr>
          <w:sz w:val="20"/>
          <w:szCs w:val="20"/>
        </w:rPr>
      </w:pPr>
      <w:commentRangeStart w:id="89"/>
      <w:r w:rsidRPr="000D6000">
        <w:rPr>
          <w:sz w:val="20"/>
          <w:szCs w:val="20"/>
        </w:rPr>
        <w:t xml:space="preserve">El objetivo de la Política de </w:t>
      </w:r>
      <w:ins w:id="90" w:author="JHON JAIRO RODRIGUEZ PEREZ" w:date="2022-06-05T23:18:00Z">
        <w:r w:rsidR="002743E6">
          <w:rPr>
            <w:sz w:val="20"/>
            <w:szCs w:val="20"/>
          </w:rPr>
          <w:t>i</w:t>
        </w:r>
      </w:ins>
      <w:del w:id="91" w:author="JHON JAIRO RODRIGUEZ PEREZ" w:date="2022-06-05T23:18:00Z">
        <w:r w:rsidRPr="000D6000" w:rsidDel="002743E6">
          <w:rPr>
            <w:sz w:val="20"/>
            <w:szCs w:val="20"/>
          </w:rPr>
          <w:delText>I</w:delText>
        </w:r>
      </w:del>
      <w:r w:rsidRPr="000D6000">
        <w:rPr>
          <w:sz w:val="20"/>
          <w:szCs w:val="20"/>
        </w:rPr>
        <w:t>nventarios es minimizar el costo total de inventario por unidad de tiempo (1 año).</w:t>
      </w:r>
      <w:r w:rsidR="00601FA8" w:rsidRPr="000D6000">
        <w:rPr>
          <w:sz w:val="20"/>
          <w:szCs w:val="20"/>
        </w:rPr>
        <w:t xml:space="preserve"> </w:t>
      </w:r>
      <w:commentRangeEnd w:id="89"/>
      <w:r w:rsidR="00B94976" w:rsidRPr="000D6000">
        <w:rPr>
          <w:rStyle w:val="Refdecomentario"/>
          <w:rFonts w:eastAsia="Arial"/>
          <w:color w:val="auto"/>
          <w:sz w:val="20"/>
          <w:szCs w:val="20"/>
          <w:lang w:eastAsia="es-CO"/>
        </w:rPr>
        <w:commentReference w:id="89"/>
      </w:r>
    </w:p>
    <w:p w14:paraId="6D594FA6" w14:textId="5950CE42" w:rsidR="00DD0B79" w:rsidRPr="000D6000" w:rsidRDefault="00DD0B79" w:rsidP="000D6000">
      <w:pPr>
        <w:spacing w:after="120"/>
        <w:jc w:val="both"/>
        <w:rPr>
          <w:b/>
          <w:bCs/>
          <w:color w:val="000000"/>
          <w:sz w:val="20"/>
          <w:szCs w:val="20"/>
        </w:rPr>
      </w:pPr>
    </w:p>
    <w:p w14:paraId="35E75976" w14:textId="11977A86" w:rsidR="00A03F68" w:rsidRPr="000D6000" w:rsidRDefault="005320E2" w:rsidP="000D6000">
      <w:pPr>
        <w:spacing w:after="120"/>
        <w:jc w:val="both"/>
        <w:rPr>
          <w:b/>
          <w:bCs/>
          <w:color w:val="000000"/>
          <w:sz w:val="20"/>
          <w:szCs w:val="20"/>
        </w:rPr>
      </w:pPr>
      <w:r w:rsidRPr="000D6000">
        <w:rPr>
          <w:b/>
          <w:bCs/>
          <w:color w:val="000000"/>
          <w:sz w:val="20"/>
          <w:szCs w:val="20"/>
        </w:rPr>
        <w:t xml:space="preserve">4. </w:t>
      </w:r>
      <w:r w:rsidR="00180B16" w:rsidRPr="000D6000">
        <w:rPr>
          <w:b/>
          <w:bCs/>
          <w:color w:val="000000"/>
          <w:sz w:val="20"/>
          <w:szCs w:val="20"/>
        </w:rPr>
        <w:t>Control de rotación de los productos farmacéuticos</w:t>
      </w:r>
    </w:p>
    <w:p w14:paraId="2E9579E9" w14:textId="18D4D4CD" w:rsidR="00A03F68" w:rsidRPr="000D6000" w:rsidRDefault="00A03F68" w:rsidP="000D6000">
      <w:pPr>
        <w:spacing w:after="120"/>
        <w:jc w:val="both"/>
        <w:rPr>
          <w:color w:val="000000"/>
          <w:sz w:val="20"/>
          <w:szCs w:val="20"/>
        </w:rPr>
      </w:pPr>
      <w:r w:rsidRPr="000D6000">
        <w:rPr>
          <w:color w:val="000000"/>
          <w:sz w:val="20"/>
          <w:szCs w:val="20"/>
        </w:rPr>
        <w:t>Cometer errores durante la revisión del inventario en la rotación de los productos farmacéuticos, puede generar devoluciones de los clientes, tiempo perdido, stock caducado y pérdida de imagen del producto; esto sin mencionar el riesgo que representa para la salud del paciente el consumo o utilización de un producto vencido o en mal estado.</w:t>
      </w:r>
    </w:p>
    <w:p w14:paraId="3772A1BB" w14:textId="6642B990" w:rsidR="00A03F68" w:rsidRPr="000D6000" w:rsidRDefault="00FA05E1" w:rsidP="000D6000">
      <w:pPr>
        <w:spacing w:after="120"/>
        <w:jc w:val="center"/>
        <w:rPr>
          <w:color w:val="000000"/>
          <w:sz w:val="20"/>
          <w:szCs w:val="20"/>
        </w:rPr>
      </w:pPr>
      <w:commentRangeStart w:id="92"/>
      <w:r w:rsidRPr="000D6000">
        <w:rPr>
          <w:noProof/>
          <w:sz w:val="20"/>
          <w:szCs w:val="20"/>
          <w:lang w:val="en-US" w:eastAsia="en-US"/>
        </w:rPr>
        <w:drawing>
          <wp:inline distT="0" distB="0" distL="0" distR="0" wp14:anchorId="28D5A673" wp14:editId="0E25831D">
            <wp:extent cx="4590291" cy="777240"/>
            <wp:effectExtent l="0" t="0" r="7620" b="10160"/>
            <wp:docPr id="19" name="Imagen 19"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con confianza baja"/>
                    <pic:cNvPicPr/>
                  </pic:nvPicPr>
                  <pic:blipFill>
                    <a:blip r:embed="rId36"/>
                    <a:stretch>
                      <a:fillRect/>
                    </a:stretch>
                  </pic:blipFill>
                  <pic:spPr>
                    <a:xfrm>
                      <a:off x="0" y="0"/>
                      <a:ext cx="4610284" cy="780625"/>
                    </a:xfrm>
                    <a:prstGeom prst="rect">
                      <a:avLst/>
                    </a:prstGeom>
                  </pic:spPr>
                </pic:pic>
              </a:graphicData>
            </a:graphic>
          </wp:inline>
        </w:drawing>
      </w:r>
      <w:commentRangeEnd w:id="92"/>
      <w:r w:rsidRPr="000D6000">
        <w:rPr>
          <w:rStyle w:val="Refdecomentario"/>
          <w:sz w:val="20"/>
          <w:szCs w:val="20"/>
        </w:rPr>
        <w:commentReference w:id="92"/>
      </w:r>
    </w:p>
    <w:p w14:paraId="36BCB75B" w14:textId="77777777" w:rsidR="00C513AF" w:rsidRPr="000D6000" w:rsidRDefault="00C513AF" w:rsidP="000D6000">
      <w:pPr>
        <w:spacing w:after="120"/>
        <w:jc w:val="center"/>
        <w:rPr>
          <w:color w:val="000000"/>
          <w:sz w:val="20"/>
          <w:szCs w:val="20"/>
        </w:rPr>
      </w:pPr>
    </w:p>
    <w:p w14:paraId="43B364B7" w14:textId="5023B79E" w:rsidR="00A03F68" w:rsidRPr="000D6000" w:rsidRDefault="005320E2" w:rsidP="000D6000">
      <w:pPr>
        <w:spacing w:after="120"/>
        <w:jc w:val="both"/>
        <w:rPr>
          <w:b/>
          <w:color w:val="000000"/>
          <w:sz w:val="20"/>
          <w:szCs w:val="20"/>
        </w:rPr>
      </w:pPr>
      <w:r w:rsidRPr="000D6000">
        <w:rPr>
          <w:b/>
          <w:color w:val="000000"/>
          <w:sz w:val="20"/>
          <w:szCs w:val="20"/>
        </w:rPr>
        <w:t xml:space="preserve">4.1 </w:t>
      </w:r>
      <w:r w:rsidR="0027458B" w:rsidRPr="000D6000">
        <w:rPr>
          <w:b/>
          <w:color w:val="000000"/>
          <w:sz w:val="20"/>
          <w:szCs w:val="20"/>
        </w:rPr>
        <w:t>Semaforización de los medicamentos, productos farmacéuticos y dispositivos médicos</w:t>
      </w:r>
    </w:p>
    <w:p w14:paraId="28086ABF" w14:textId="3509812A" w:rsidR="00A03F68" w:rsidRPr="000D6000" w:rsidRDefault="00FA615B" w:rsidP="000D6000">
      <w:pPr>
        <w:spacing w:after="120"/>
        <w:jc w:val="both"/>
        <w:rPr>
          <w:color w:val="000000"/>
          <w:sz w:val="20"/>
          <w:szCs w:val="20"/>
        </w:rPr>
      </w:pPr>
      <w:r w:rsidRPr="000D6000">
        <w:rPr>
          <w:color w:val="000000"/>
          <w:sz w:val="20"/>
          <w:szCs w:val="20"/>
        </w:rPr>
        <w:t>Es el p</w:t>
      </w:r>
      <w:r w:rsidR="00A03F68" w:rsidRPr="000D6000">
        <w:rPr>
          <w:color w:val="000000"/>
          <w:sz w:val="20"/>
          <w:szCs w:val="20"/>
        </w:rPr>
        <w:t>roceso de identificación de los productos farmacéuticos próximos a vencer, de manera simple y rápida. En este, se logra identificar el rango de fecha de vencimiento para ser comercializado.</w:t>
      </w:r>
    </w:p>
    <w:p w14:paraId="46D73FBD" w14:textId="0538F32C" w:rsidR="0087409B" w:rsidRPr="000D6000" w:rsidRDefault="00A03F68" w:rsidP="000D6000">
      <w:pPr>
        <w:spacing w:after="120"/>
        <w:jc w:val="center"/>
        <w:rPr>
          <w:color w:val="000000"/>
          <w:sz w:val="20"/>
          <w:szCs w:val="20"/>
        </w:rPr>
      </w:pPr>
      <w:commentRangeStart w:id="93"/>
      <w:r w:rsidRPr="000D6000">
        <w:rPr>
          <w:noProof/>
          <w:sz w:val="20"/>
          <w:szCs w:val="20"/>
          <w:lang w:val="en-US" w:eastAsia="en-US"/>
        </w:rPr>
        <w:drawing>
          <wp:inline distT="0" distB="0" distL="0" distR="0" wp14:anchorId="5165B26B" wp14:editId="457A9122">
            <wp:extent cx="2913522" cy="2219325"/>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5255" cy="2228262"/>
                    </a:xfrm>
                    <a:prstGeom prst="rect">
                      <a:avLst/>
                    </a:prstGeom>
                  </pic:spPr>
                </pic:pic>
              </a:graphicData>
            </a:graphic>
          </wp:inline>
        </w:drawing>
      </w:r>
      <w:commentRangeEnd w:id="93"/>
      <w:r w:rsidR="005B0046" w:rsidRPr="000D6000">
        <w:rPr>
          <w:rStyle w:val="Refdecomentario"/>
          <w:sz w:val="20"/>
          <w:szCs w:val="20"/>
        </w:rPr>
        <w:commentReference w:id="93"/>
      </w:r>
    </w:p>
    <w:p w14:paraId="4507852C" w14:textId="77777777" w:rsidR="00621443" w:rsidRPr="000D6000" w:rsidRDefault="00621443" w:rsidP="000D6000">
      <w:pPr>
        <w:pStyle w:val="Default"/>
        <w:spacing w:after="120" w:line="276" w:lineRule="auto"/>
        <w:jc w:val="both"/>
        <w:rPr>
          <w:sz w:val="20"/>
          <w:szCs w:val="20"/>
        </w:rPr>
      </w:pPr>
    </w:p>
    <w:p w14:paraId="78FD4CAF" w14:textId="2D9B226E" w:rsidR="007C3421" w:rsidRPr="000D6000" w:rsidRDefault="00FA615B" w:rsidP="000D6000">
      <w:pPr>
        <w:pStyle w:val="Default"/>
        <w:spacing w:after="120" w:line="276" w:lineRule="auto"/>
        <w:jc w:val="both"/>
        <w:rPr>
          <w:b/>
          <w:sz w:val="20"/>
          <w:szCs w:val="20"/>
        </w:rPr>
      </w:pPr>
      <w:r w:rsidRPr="000D6000">
        <w:rPr>
          <w:b/>
          <w:sz w:val="20"/>
          <w:szCs w:val="20"/>
        </w:rPr>
        <w:t>4.2</w:t>
      </w:r>
      <w:r w:rsidR="00787817">
        <w:rPr>
          <w:b/>
          <w:sz w:val="20"/>
          <w:szCs w:val="20"/>
        </w:rPr>
        <w:t xml:space="preserve"> </w:t>
      </w:r>
      <w:r w:rsidR="009101B0" w:rsidRPr="000D6000">
        <w:rPr>
          <w:b/>
          <w:sz w:val="20"/>
          <w:szCs w:val="20"/>
        </w:rPr>
        <w:t>Control de existencias o movimientos</w:t>
      </w:r>
    </w:p>
    <w:p w14:paraId="7FC2FAB1" w14:textId="77777777" w:rsidR="00E61660" w:rsidRPr="000D6000" w:rsidRDefault="00DC79A3" w:rsidP="000D6000">
      <w:pPr>
        <w:pStyle w:val="Default"/>
        <w:spacing w:after="120" w:line="276" w:lineRule="auto"/>
        <w:jc w:val="both"/>
        <w:rPr>
          <w:sz w:val="20"/>
          <w:szCs w:val="20"/>
        </w:rPr>
      </w:pPr>
      <w:r w:rsidRPr="000D6000">
        <w:rPr>
          <w:sz w:val="20"/>
          <w:szCs w:val="20"/>
        </w:rPr>
        <w:t>Se pretende comparar el inventario real con el inventario que muestra el s</w:t>
      </w:r>
      <w:r w:rsidR="006C206B" w:rsidRPr="000D6000">
        <w:rPr>
          <w:sz w:val="20"/>
          <w:szCs w:val="20"/>
        </w:rPr>
        <w:t>oftware</w:t>
      </w:r>
      <w:r w:rsidRPr="000D6000">
        <w:rPr>
          <w:sz w:val="20"/>
          <w:szCs w:val="20"/>
        </w:rPr>
        <w:t xml:space="preserve"> de información</w:t>
      </w:r>
      <w:r w:rsidR="006C206B" w:rsidRPr="000D6000">
        <w:rPr>
          <w:sz w:val="20"/>
          <w:szCs w:val="20"/>
        </w:rPr>
        <w:t>,</w:t>
      </w:r>
      <w:r w:rsidRPr="000D6000">
        <w:rPr>
          <w:sz w:val="20"/>
          <w:szCs w:val="20"/>
        </w:rPr>
        <w:t xml:space="preserve"> en función del </w:t>
      </w:r>
      <w:r w:rsidR="00530175" w:rsidRPr="000D6000">
        <w:rPr>
          <w:sz w:val="20"/>
          <w:szCs w:val="20"/>
        </w:rPr>
        <w:t>movimiento de</w:t>
      </w:r>
      <w:r w:rsidR="006C206B" w:rsidRPr="000D6000">
        <w:rPr>
          <w:sz w:val="20"/>
          <w:szCs w:val="20"/>
        </w:rPr>
        <w:t xml:space="preserve"> los productos que </w:t>
      </w:r>
      <w:r w:rsidRPr="000D6000">
        <w:rPr>
          <w:sz w:val="20"/>
          <w:szCs w:val="20"/>
        </w:rPr>
        <w:t>entran y sal</w:t>
      </w:r>
      <w:r w:rsidR="006C206B" w:rsidRPr="000D6000">
        <w:rPr>
          <w:sz w:val="20"/>
          <w:szCs w:val="20"/>
        </w:rPr>
        <w:t>en de la empresa</w:t>
      </w:r>
      <w:r w:rsidRPr="000D6000">
        <w:rPr>
          <w:sz w:val="20"/>
          <w:szCs w:val="20"/>
        </w:rPr>
        <w:t xml:space="preserve">. </w:t>
      </w:r>
    </w:p>
    <w:p w14:paraId="7618483E" w14:textId="77777777" w:rsidR="00E61660" w:rsidRPr="000D6000" w:rsidRDefault="00E61660" w:rsidP="000D6000">
      <w:pPr>
        <w:pStyle w:val="Default"/>
        <w:spacing w:after="120" w:line="276" w:lineRule="auto"/>
        <w:jc w:val="both"/>
        <w:rPr>
          <w:sz w:val="20"/>
          <w:szCs w:val="20"/>
        </w:rPr>
      </w:pPr>
    </w:p>
    <w:p w14:paraId="1C985AC0" w14:textId="77777777" w:rsidR="00E61660" w:rsidRPr="000D6000" w:rsidRDefault="00E61660" w:rsidP="000D6000">
      <w:pPr>
        <w:pStyle w:val="Default"/>
        <w:spacing w:after="120" w:line="276" w:lineRule="auto"/>
        <w:jc w:val="center"/>
        <w:rPr>
          <w:sz w:val="20"/>
          <w:szCs w:val="20"/>
        </w:rPr>
      </w:pPr>
      <w:commentRangeStart w:id="94"/>
      <w:r w:rsidRPr="000D6000">
        <w:rPr>
          <w:noProof/>
          <w:sz w:val="20"/>
          <w:szCs w:val="20"/>
          <w:lang w:val="en-US"/>
        </w:rPr>
        <w:drawing>
          <wp:inline distT="0" distB="0" distL="0" distR="0" wp14:anchorId="0A1E8C2A" wp14:editId="50F3CD52">
            <wp:extent cx="3800475" cy="23495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7890" cy="2354156"/>
                    </a:xfrm>
                    <a:prstGeom prst="rect">
                      <a:avLst/>
                    </a:prstGeom>
                  </pic:spPr>
                </pic:pic>
              </a:graphicData>
            </a:graphic>
          </wp:inline>
        </w:drawing>
      </w:r>
      <w:commentRangeEnd w:id="94"/>
      <w:r w:rsidR="009101B0" w:rsidRPr="000D6000">
        <w:rPr>
          <w:rStyle w:val="Refdecomentario"/>
          <w:rFonts w:eastAsia="Arial"/>
          <w:color w:val="auto"/>
          <w:sz w:val="20"/>
          <w:szCs w:val="20"/>
          <w:lang w:eastAsia="es-CO"/>
        </w:rPr>
        <w:commentReference w:id="94"/>
      </w:r>
    </w:p>
    <w:p w14:paraId="1BDE44B4" w14:textId="77777777" w:rsidR="00E61660" w:rsidRPr="000D6000" w:rsidRDefault="00E61660" w:rsidP="000D6000">
      <w:pPr>
        <w:pStyle w:val="Default"/>
        <w:spacing w:after="120" w:line="276" w:lineRule="auto"/>
        <w:jc w:val="both"/>
        <w:rPr>
          <w:sz w:val="20"/>
          <w:szCs w:val="20"/>
        </w:rPr>
      </w:pPr>
    </w:p>
    <w:p w14:paraId="689BCEEC" w14:textId="03C0C401" w:rsidR="009E0531" w:rsidRPr="00787817" w:rsidRDefault="00FA615B" w:rsidP="000D6000">
      <w:pPr>
        <w:spacing w:after="120"/>
        <w:jc w:val="both"/>
        <w:rPr>
          <w:b/>
          <w:sz w:val="20"/>
          <w:szCs w:val="20"/>
        </w:rPr>
      </w:pPr>
      <w:r w:rsidRPr="000D6000">
        <w:rPr>
          <w:b/>
          <w:sz w:val="20"/>
          <w:szCs w:val="20"/>
        </w:rPr>
        <w:t>4.3</w:t>
      </w:r>
      <w:r w:rsidR="0087409B" w:rsidRPr="000D6000">
        <w:rPr>
          <w:b/>
          <w:sz w:val="20"/>
          <w:szCs w:val="20"/>
        </w:rPr>
        <w:t xml:space="preserve"> </w:t>
      </w:r>
      <w:r w:rsidR="009101B0" w:rsidRPr="000D6000">
        <w:rPr>
          <w:b/>
          <w:sz w:val="20"/>
          <w:szCs w:val="20"/>
        </w:rPr>
        <w:t>Control de los deterioros</w:t>
      </w:r>
    </w:p>
    <w:p w14:paraId="3ED6FCEA" w14:textId="77777777" w:rsidR="003C4883" w:rsidRPr="000D6000" w:rsidRDefault="003C4883" w:rsidP="000D6000">
      <w:pPr>
        <w:spacing w:after="120"/>
        <w:jc w:val="both"/>
        <w:rPr>
          <w:b/>
          <w:bCs/>
          <w:sz w:val="20"/>
          <w:szCs w:val="20"/>
        </w:rPr>
      </w:pPr>
    </w:p>
    <w:p w14:paraId="28A83158" w14:textId="38F7CA1A" w:rsidR="003C4883" w:rsidRPr="000D6000" w:rsidRDefault="003C4883" w:rsidP="000D6000">
      <w:pPr>
        <w:spacing w:after="120"/>
        <w:jc w:val="both"/>
        <w:rPr>
          <w:sz w:val="20"/>
          <w:szCs w:val="20"/>
        </w:rPr>
      </w:pPr>
      <w:commentRangeStart w:id="95"/>
      <w:r w:rsidRPr="000D6000">
        <w:rPr>
          <w:noProof/>
          <w:sz w:val="20"/>
          <w:szCs w:val="20"/>
          <w:lang w:val="en-US" w:eastAsia="en-US"/>
        </w:rPr>
        <w:drawing>
          <wp:anchor distT="0" distB="0" distL="114300" distR="114300" simplePos="0" relativeHeight="251658246" behindDoc="0" locked="0" layoutInCell="1" allowOverlap="1" wp14:anchorId="14C0ADC4" wp14:editId="7719A2BF">
            <wp:simplePos x="0" y="0"/>
            <wp:positionH relativeFrom="column">
              <wp:posOffset>48260</wp:posOffset>
            </wp:positionH>
            <wp:positionV relativeFrom="paragraph">
              <wp:posOffset>-119380</wp:posOffset>
            </wp:positionV>
            <wp:extent cx="971550" cy="971550"/>
            <wp:effectExtent l="0" t="0" r="0" b="0"/>
            <wp:wrapSquare wrapText="bothSides"/>
            <wp:docPr id="7" name="Imagen 7" descr="Ilustración del icono del calendario vector grat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Ilustración del icono del calendario vector gratuit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commentRangeEnd w:id="95"/>
      <w:r w:rsidRPr="000D6000">
        <w:rPr>
          <w:rStyle w:val="Refdecomentario"/>
          <w:sz w:val="20"/>
          <w:szCs w:val="20"/>
        </w:rPr>
        <w:commentReference w:id="95"/>
      </w:r>
      <w:r w:rsidRPr="000D6000">
        <w:rPr>
          <w:sz w:val="20"/>
          <w:szCs w:val="20"/>
        </w:rPr>
        <w:t>Se habla de deterioros cuando se refiere a daños, averías o a posibles pérdidas de medicamentos y/o dispositivos médicos, por obsolescencia programada, vencimientos o regulares condiciones de conservación y transporte. El control de las características fisicoquímicas y la estabilidad del producto farmacéutico se deben controlar durante los procesos de recepción y almacenamiento, por lo anterior si se reciben productos no conformes, es prioritario hacer las devoluciones respectivas en las Actas de Devoluciones.</w:t>
      </w:r>
    </w:p>
    <w:p w14:paraId="5779D4A2" w14:textId="77777777" w:rsidR="003C4883" w:rsidRPr="000D6000" w:rsidRDefault="003C4883" w:rsidP="000D6000">
      <w:pPr>
        <w:spacing w:after="120"/>
        <w:jc w:val="both"/>
        <w:rPr>
          <w:sz w:val="20"/>
          <w:szCs w:val="20"/>
        </w:rPr>
      </w:pPr>
      <w:r w:rsidRPr="000D6000">
        <w:rPr>
          <w:sz w:val="20"/>
          <w:szCs w:val="20"/>
        </w:rPr>
        <w:t>Igualmente, si durante el proceso de inventario se detectan productos farmacéuticos deteriorados o vencidos, que no fueron identificados con anterioridad se debe informar para hacer el ajuste respectivo, dando de baja aquellos que no pueden ser distribuidos o dispensados, lo cual significa una perdida en los activos de la empresa.</w:t>
      </w:r>
    </w:p>
    <w:p w14:paraId="77DF389E" w14:textId="77777777" w:rsidR="003C4883" w:rsidRPr="000D6000" w:rsidRDefault="003C4883" w:rsidP="000D6000">
      <w:pPr>
        <w:spacing w:after="120"/>
        <w:jc w:val="both"/>
        <w:rPr>
          <w:color w:val="000000"/>
          <w:sz w:val="20"/>
          <w:szCs w:val="20"/>
        </w:rPr>
      </w:pPr>
      <w:r w:rsidRPr="000D6000">
        <w:rPr>
          <w:color w:val="000000"/>
          <w:sz w:val="20"/>
          <w:szCs w:val="20"/>
        </w:rPr>
        <w:t>El inventario es un elemento fundamental entre los procesos de oferta y demanda, porque se ve afectado por diferentes factores, como son las diferencias de precio lo cual modifica la oferta. Entre otros tenemos: factores internos creados por políticas que la empresa puede implementar; mientras que los factores externos son creados por situaciones sobre las que la empresa no tiene control. Se puede hablar de factores controlables, como la cantidad a pedir, la fecha y costo del pedido; mientras que los factores no controlables como la demanda, el plazo de entrega, la caducidad o vencimiento, espacio para el almacenamiento y los costos de gestión; en determinado momento pueden hacer que una farmacia o droguería no alcance su punto de equilibrio y fácilmente llegue a perder dinero poniendo en riesgo su punto de equilibrio.</w:t>
      </w:r>
    </w:p>
    <w:p w14:paraId="1C580FC4" w14:textId="1BF3CFC3" w:rsidR="003C4883" w:rsidRPr="000D6000" w:rsidRDefault="003C4883" w:rsidP="000D6000">
      <w:pPr>
        <w:spacing w:after="120"/>
        <w:jc w:val="both"/>
        <w:rPr>
          <w:color w:val="000000"/>
          <w:sz w:val="20"/>
          <w:szCs w:val="20"/>
        </w:rPr>
      </w:pPr>
      <w:r w:rsidRPr="000D6000">
        <w:rPr>
          <w:color w:val="000000"/>
          <w:sz w:val="20"/>
          <w:szCs w:val="20"/>
        </w:rPr>
        <w:t>El inventario en una central de mezclas o en un servicio de unidosis, es clasificado por el sistema de producción en función del valor agregado:</w:t>
      </w:r>
    </w:p>
    <w:p w14:paraId="796190FD" w14:textId="77777777" w:rsidR="003C4883" w:rsidRPr="000D6000" w:rsidRDefault="003C4883" w:rsidP="000D6000">
      <w:pPr>
        <w:pStyle w:val="Prrafodelista"/>
        <w:numPr>
          <w:ilvl w:val="0"/>
          <w:numId w:val="30"/>
        </w:numPr>
        <w:spacing w:after="120"/>
        <w:contextualSpacing w:val="0"/>
        <w:jc w:val="both"/>
        <w:rPr>
          <w:color w:val="000000"/>
          <w:sz w:val="20"/>
          <w:szCs w:val="20"/>
        </w:rPr>
      </w:pPr>
      <w:commentRangeStart w:id="96"/>
      <w:r w:rsidRPr="000D6000">
        <w:rPr>
          <w:color w:val="000000"/>
          <w:sz w:val="20"/>
          <w:szCs w:val="20"/>
        </w:rPr>
        <w:t>Seguridad para el paciente.</w:t>
      </w:r>
    </w:p>
    <w:p w14:paraId="51726E0E" w14:textId="62E91B90" w:rsidR="003C4883" w:rsidRPr="000D6000" w:rsidRDefault="003C4883" w:rsidP="000D6000">
      <w:pPr>
        <w:pStyle w:val="Prrafodelista"/>
        <w:numPr>
          <w:ilvl w:val="0"/>
          <w:numId w:val="30"/>
        </w:numPr>
        <w:spacing w:after="120"/>
        <w:contextualSpacing w:val="0"/>
        <w:jc w:val="both"/>
        <w:rPr>
          <w:color w:val="000000"/>
          <w:sz w:val="20"/>
          <w:szCs w:val="20"/>
        </w:rPr>
      </w:pPr>
      <w:r w:rsidRPr="000D6000">
        <w:rPr>
          <w:color w:val="000000"/>
          <w:sz w:val="20"/>
          <w:szCs w:val="20"/>
        </w:rPr>
        <w:t>Menor número de eventos adversos.</w:t>
      </w:r>
      <w:commentRangeEnd w:id="96"/>
      <w:r w:rsidRPr="000D6000">
        <w:rPr>
          <w:rStyle w:val="Refdecomentario"/>
          <w:sz w:val="20"/>
          <w:szCs w:val="20"/>
        </w:rPr>
        <w:commentReference w:id="96"/>
      </w:r>
    </w:p>
    <w:p w14:paraId="2DF4F67D" w14:textId="77777777" w:rsidR="003C4883" w:rsidRPr="000D6000" w:rsidRDefault="003C4883" w:rsidP="000D6000">
      <w:pPr>
        <w:spacing w:after="120"/>
        <w:jc w:val="both"/>
        <w:rPr>
          <w:color w:val="000000"/>
          <w:sz w:val="20"/>
          <w:szCs w:val="20"/>
        </w:rPr>
      </w:pPr>
      <w:r w:rsidRPr="000D6000">
        <w:rPr>
          <w:color w:val="000000"/>
          <w:sz w:val="20"/>
          <w:szCs w:val="20"/>
        </w:rPr>
        <w:t>La clasificación es la siguiente:</w:t>
      </w:r>
    </w:p>
    <w:p w14:paraId="29A0E65D" w14:textId="77777777" w:rsidR="003C4883" w:rsidRPr="000D6000" w:rsidRDefault="003C4883" w:rsidP="000D6000">
      <w:pPr>
        <w:spacing w:after="120"/>
        <w:jc w:val="both"/>
        <w:rPr>
          <w:color w:val="000000"/>
          <w:sz w:val="20"/>
          <w:szCs w:val="20"/>
        </w:rPr>
      </w:pPr>
    </w:p>
    <w:p w14:paraId="1CB2462B" w14:textId="77777777" w:rsidR="003C4883" w:rsidRPr="000D6000" w:rsidRDefault="003C4883" w:rsidP="000D6000">
      <w:pPr>
        <w:pStyle w:val="Prrafodelista"/>
        <w:numPr>
          <w:ilvl w:val="0"/>
          <w:numId w:val="31"/>
        </w:numPr>
        <w:spacing w:after="120"/>
        <w:contextualSpacing w:val="0"/>
        <w:jc w:val="both"/>
        <w:rPr>
          <w:color w:val="000000"/>
          <w:sz w:val="20"/>
          <w:szCs w:val="20"/>
        </w:rPr>
      </w:pPr>
      <w:r w:rsidRPr="000D6000">
        <w:rPr>
          <w:color w:val="000000"/>
          <w:sz w:val="20"/>
          <w:szCs w:val="20"/>
        </w:rPr>
        <w:t>M</w:t>
      </w:r>
      <w:commentRangeStart w:id="97"/>
      <w:r w:rsidRPr="000D6000">
        <w:rPr>
          <w:color w:val="000000"/>
          <w:sz w:val="20"/>
          <w:szCs w:val="20"/>
        </w:rPr>
        <w:t>aterias primas.</w:t>
      </w:r>
    </w:p>
    <w:p w14:paraId="7E3AA4ED" w14:textId="77777777" w:rsidR="003C4883" w:rsidRPr="000D6000" w:rsidRDefault="003C4883" w:rsidP="000D6000">
      <w:pPr>
        <w:pStyle w:val="Prrafodelista"/>
        <w:numPr>
          <w:ilvl w:val="0"/>
          <w:numId w:val="31"/>
        </w:numPr>
        <w:spacing w:after="120"/>
        <w:contextualSpacing w:val="0"/>
        <w:jc w:val="both"/>
        <w:rPr>
          <w:color w:val="000000"/>
          <w:sz w:val="20"/>
          <w:szCs w:val="20"/>
        </w:rPr>
      </w:pPr>
      <w:r w:rsidRPr="000D6000">
        <w:rPr>
          <w:color w:val="000000"/>
          <w:sz w:val="20"/>
          <w:szCs w:val="20"/>
        </w:rPr>
        <w:t>Trabajos en proceso.</w:t>
      </w:r>
    </w:p>
    <w:p w14:paraId="7288F27A" w14:textId="3B0C8E1B" w:rsidR="003C4883" w:rsidRPr="000D6000" w:rsidRDefault="003C4883" w:rsidP="000D6000">
      <w:pPr>
        <w:pStyle w:val="Prrafodelista"/>
        <w:numPr>
          <w:ilvl w:val="0"/>
          <w:numId w:val="31"/>
        </w:numPr>
        <w:spacing w:after="120"/>
        <w:contextualSpacing w:val="0"/>
        <w:jc w:val="both"/>
        <w:rPr>
          <w:color w:val="000000"/>
          <w:sz w:val="20"/>
          <w:szCs w:val="20"/>
        </w:rPr>
      </w:pPr>
      <w:r w:rsidRPr="000D6000">
        <w:rPr>
          <w:color w:val="000000"/>
          <w:sz w:val="20"/>
          <w:szCs w:val="20"/>
        </w:rPr>
        <w:t>P</w:t>
      </w:r>
      <w:commentRangeEnd w:id="97"/>
      <w:r w:rsidRPr="000D6000">
        <w:rPr>
          <w:rStyle w:val="Refdecomentario"/>
          <w:sz w:val="20"/>
          <w:szCs w:val="20"/>
        </w:rPr>
        <w:commentReference w:id="97"/>
      </w:r>
      <w:r w:rsidRPr="000D6000">
        <w:rPr>
          <w:color w:val="000000"/>
          <w:sz w:val="20"/>
          <w:szCs w:val="20"/>
        </w:rPr>
        <w:t>roductos terminados.</w:t>
      </w:r>
    </w:p>
    <w:p w14:paraId="0ACB335A" w14:textId="77777777" w:rsidR="003C4883" w:rsidRPr="000D6000" w:rsidRDefault="003C4883" w:rsidP="000D6000">
      <w:pPr>
        <w:spacing w:after="120"/>
        <w:jc w:val="both"/>
        <w:rPr>
          <w:color w:val="000000"/>
          <w:sz w:val="20"/>
          <w:szCs w:val="20"/>
        </w:rPr>
      </w:pPr>
      <w:r w:rsidRPr="000D6000">
        <w:rPr>
          <w:color w:val="000000"/>
          <w:sz w:val="20"/>
          <w:szCs w:val="20"/>
        </w:rPr>
        <w:t xml:space="preserve">Las materias primas se refieren a los materiales necesarios para fabricar un producto e incluyen todos los requeridos para el ensamblaje que necesitan un procesamiento adicional. </w:t>
      </w:r>
    </w:p>
    <w:p w14:paraId="68562A25" w14:textId="77777777" w:rsidR="0087409B" w:rsidRPr="000D6000" w:rsidRDefault="0087409B" w:rsidP="000D6000">
      <w:pPr>
        <w:spacing w:after="120"/>
        <w:jc w:val="both"/>
        <w:rPr>
          <w:color w:val="000000"/>
          <w:sz w:val="20"/>
          <w:szCs w:val="20"/>
        </w:rPr>
      </w:pPr>
    </w:p>
    <w:p w14:paraId="0BFA0417" w14:textId="4B36B981" w:rsidR="00FB051C" w:rsidRPr="00787817" w:rsidRDefault="0087409B" w:rsidP="000D6000">
      <w:pPr>
        <w:spacing w:after="120"/>
        <w:jc w:val="both"/>
        <w:rPr>
          <w:b/>
          <w:color w:val="000000"/>
          <w:sz w:val="20"/>
          <w:szCs w:val="20"/>
        </w:rPr>
      </w:pPr>
      <w:r w:rsidRPr="000D6000">
        <w:rPr>
          <w:b/>
          <w:color w:val="000000"/>
          <w:sz w:val="20"/>
          <w:szCs w:val="20"/>
        </w:rPr>
        <w:t xml:space="preserve">5. </w:t>
      </w:r>
      <w:r w:rsidR="003C4883" w:rsidRPr="000D6000">
        <w:rPr>
          <w:b/>
          <w:color w:val="000000"/>
          <w:sz w:val="20"/>
          <w:szCs w:val="20"/>
        </w:rPr>
        <w:t>Consecuencias de</w:t>
      </w:r>
      <w:r w:rsidR="00A03F68" w:rsidRPr="000D6000">
        <w:rPr>
          <w:b/>
          <w:color w:val="000000"/>
          <w:sz w:val="20"/>
          <w:szCs w:val="20"/>
        </w:rPr>
        <w:t xml:space="preserve"> </w:t>
      </w:r>
      <w:r w:rsidR="003C4883" w:rsidRPr="000D6000">
        <w:rPr>
          <w:b/>
          <w:color w:val="000000"/>
          <w:sz w:val="20"/>
          <w:szCs w:val="20"/>
        </w:rPr>
        <w:t>no hacer un buen inventario</w:t>
      </w:r>
    </w:p>
    <w:p w14:paraId="5E4BDA85" w14:textId="0D7767C0" w:rsidR="00FB051C" w:rsidRPr="000D6000" w:rsidRDefault="00FB051C" w:rsidP="000D6000">
      <w:pPr>
        <w:spacing w:after="120"/>
        <w:jc w:val="both"/>
        <w:rPr>
          <w:color w:val="000000"/>
          <w:sz w:val="20"/>
          <w:szCs w:val="20"/>
        </w:rPr>
      </w:pPr>
      <w:r w:rsidRPr="000D6000">
        <w:rPr>
          <w:color w:val="000000"/>
          <w:sz w:val="20"/>
          <w:szCs w:val="20"/>
        </w:rPr>
        <w:t>La imagen representa algunas de las consecuencias de la no realiz</w:t>
      </w:r>
      <w:r w:rsidR="00213538" w:rsidRPr="000D6000">
        <w:rPr>
          <w:color w:val="000000"/>
          <w:sz w:val="20"/>
          <w:szCs w:val="20"/>
        </w:rPr>
        <w:t>ación de un adecuado inventario:</w:t>
      </w:r>
    </w:p>
    <w:p w14:paraId="6AD86516" w14:textId="77777777" w:rsidR="00B956BB" w:rsidRPr="000D6000" w:rsidRDefault="00B956BB" w:rsidP="000D6000">
      <w:pPr>
        <w:spacing w:after="120"/>
        <w:jc w:val="both"/>
        <w:rPr>
          <w:b/>
          <w:bCs/>
          <w:color w:val="000000"/>
          <w:sz w:val="20"/>
          <w:szCs w:val="20"/>
        </w:rPr>
      </w:pPr>
    </w:p>
    <w:p w14:paraId="0AAAF0C3" w14:textId="77777777" w:rsidR="000B2367" w:rsidRPr="000D6000" w:rsidRDefault="000B2367" w:rsidP="000D6000">
      <w:pPr>
        <w:spacing w:after="120"/>
        <w:jc w:val="center"/>
        <w:rPr>
          <w:b/>
          <w:bCs/>
          <w:color w:val="000000"/>
          <w:sz w:val="20"/>
          <w:szCs w:val="20"/>
        </w:rPr>
      </w:pPr>
      <w:commentRangeStart w:id="98"/>
      <w:r w:rsidRPr="000D6000">
        <w:rPr>
          <w:noProof/>
          <w:sz w:val="20"/>
          <w:szCs w:val="20"/>
          <w:lang w:val="en-US" w:eastAsia="en-US"/>
        </w:rPr>
        <w:drawing>
          <wp:inline distT="0" distB="0" distL="0" distR="0" wp14:anchorId="2C06BCCD" wp14:editId="1985C8F6">
            <wp:extent cx="5323214" cy="25431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9915" cy="2551154"/>
                    </a:xfrm>
                    <a:prstGeom prst="rect">
                      <a:avLst/>
                    </a:prstGeom>
                  </pic:spPr>
                </pic:pic>
              </a:graphicData>
            </a:graphic>
          </wp:inline>
        </w:drawing>
      </w:r>
      <w:commentRangeEnd w:id="98"/>
      <w:r w:rsidR="00F37A71" w:rsidRPr="000D6000">
        <w:rPr>
          <w:rStyle w:val="Refdecomentario"/>
          <w:sz w:val="20"/>
          <w:szCs w:val="20"/>
        </w:rPr>
        <w:commentReference w:id="98"/>
      </w:r>
    </w:p>
    <w:p w14:paraId="5AE30E61" w14:textId="77777777" w:rsidR="00E61660" w:rsidRPr="000D6000" w:rsidRDefault="00E61660" w:rsidP="000D6000">
      <w:pPr>
        <w:spacing w:after="120"/>
        <w:jc w:val="both"/>
        <w:rPr>
          <w:color w:val="000000"/>
          <w:sz w:val="20"/>
          <w:szCs w:val="20"/>
        </w:rPr>
      </w:pPr>
    </w:p>
    <w:p w14:paraId="53AB7927" w14:textId="77777777" w:rsidR="00E61660" w:rsidRPr="000D6000" w:rsidRDefault="00E61660" w:rsidP="000D6000">
      <w:pPr>
        <w:spacing w:after="120"/>
        <w:jc w:val="both"/>
        <w:rPr>
          <w:color w:val="000000"/>
          <w:sz w:val="20"/>
          <w:szCs w:val="20"/>
        </w:rPr>
      </w:pPr>
    </w:p>
    <w:p w14:paraId="7D8BCD28" w14:textId="38D3FB14" w:rsidR="009701AE" w:rsidRPr="00787817" w:rsidRDefault="0087409B" w:rsidP="000D6000">
      <w:pPr>
        <w:spacing w:after="120"/>
        <w:rPr>
          <w:b/>
          <w:color w:val="000000"/>
          <w:sz w:val="20"/>
          <w:szCs w:val="20"/>
        </w:rPr>
      </w:pPr>
      <w:r w:rsidRPr="000D6000">
        <w:rPr>
          <w:b/>
          <w:color w:val="000000"/>
          <w:sz w:val="20"/>
          <w:szCs w:val="20"/>
        </w:rPr>
        <w:t xml:space="preserve">6. </w:t>
      </w:r>
      <w:r w:rsidR="003C4883" w:rsidRPr="000D6000">
        <w:rPr>
          <w:b/>
          <w:color w:val="000000"/>
          <w:sz w:val="20"/>
          <w:szCs w:val="20"/>
        </w:rPr>
        <w:t>Procedimiento para hacer inventario</w:t>
      </w:r>
    </w:p>
    <w:p w14:paraId="00FF8088" w14:textId="51D39EBB" w:rsidR="009701AE" w:rsidRPr="000D6000" w:rsidRDefault="009701AE" w:rsidP="000D6000">
      <w:pPr>
        <w:spacing w:after="120"/>
        <w:rPr>
          <w:color w:val="000000"/>
          <w:sz w:val="20"/>
          <w:szCs w:val="20"/>
        </w:rPr>
      </w:pPr>
      <w:r w:rsidRPr="000D6000">
        <w:rPr>
          <w:color w:val="000000"/>
          <w:sz w:val="20"/>
          <w:szCs w:val="20"/>
        </w:rPr>
        <w:t xml:space="preserve">La </w:t>
      </w:r>
      <w:r w:rsidR="0043555B" w:rsidRPr="000D6000">
        <w:rPr>
          <w:color w:val="000000"/>
          <w:sz w:val="20"/>
          <w:szCs w:val="20"/>
        </w:rPr>
        <w:t xml:space="preserve">siguiente </w:t>
      </w:r>
      <w:r w:rsidRPr="000D6000">
        <w:rPr>
          <w:color w:val="000000"/>
          <w:sz w:val="20"/>
          <w:szCs w:val="20"/>
        </w:rPr>
        <w:t>imagen representa un proceso genérico par</w:t>
      </w:r>
      <w:r w:rsidR="00D25249" w:rsidRPr="000D6000">
        <w:rPr>
          <w:color w:val="000000"/>
          <w:sz w:val="20"/>
          <w:szCs w:val="20"/>
        </w:rPr>
        <w:t>a la realización del inventario:</w:t>
      </w:r>
    </w:p>
    <w:p w14:paraId="480CCB78" w14:textId="77777777" w:rsidR="00B956BB" w:rsidRPr="000D6000" w:rsidRDefault="00B956BB" w:rsidP="000D6000">
      <w:pPr>
        <w:spacing w:after="120"/>
        <w:jc w:val="center"/>
        <w:rPr>
          <w:b/>
          <w:bCs/>
          <w:color w:val="000000"/>
          <w:sz w:val="20"/>
          <w:szCs w:val="20"/>
        </w:rPr>
      </w:pPr>
    </w:p>
    <w:p w14:paraId="002FCB24" w14:textId="40C3A0E3" w:rsidR="00E61660" w:rsidRPr="000D6000" w:rsidRDefault="00361B80" w:rsidP="000D6000">
      <w:pPr>
        <w:spacing w:after="120"/>
        <w:jc w:val="center"/>
        <w:rPr>
          <w:color w:val="000000"/>
          <w:sz w:val="20"/>
          <w:szCs w:val="20"/>
        </w:rPr>
      </w:pPr>
      <w:commentRangeStart w:id="99"/>
      <w:r w:rsidRPr="000D6000">
        <w:rPr>
          <w:noProof/>
          <w:sz w:val="20"/>
          <w:szCs w:val="20"/>
          <w:lang w:val="en-US" w:eastAsia="en-US"/>
        </w:rPr>
        <w:drawing>
          <wp:inline distT="0" distB="0" distL="0" distR="0" wp14:anchorId="3C7B3998" wp14:editId="5E5D46D9">
            <wp:extent cx="4219575" cy="3094355"/>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9575" cy="3094355"/>
                    </a:xfrm>
                    <a:prstGeom prst="rect">
                      <a:avLst/>
                    </a:prstGeom>
                  </pic:spPr>
                </pic:pic>
              </a:graphicData>
            </a:graphic>
          </wp:inline>
        </w:drawing>
      </w:r>
      <w:commentRangeEnd w:id="99"/>
      <w:r w:rsidR="00677352" w:rsidRPr="000D6000">
        <w:rPr>
          <w:rStyle w:val="Refdecomentario"/>
          <w:sz w:val="20"/>
          <w:szCs w:val="20"/>
        </w:rPr>
        <w:commentReference w:id="99"/>
      </w:r>
    </w:p>
    <w:p w14:paraId="4490D335" w14:textId="77777777" w:rsidR="00E61660" w:rsidRPr="000D6000" w:rsidRDefault="00E61660" w:rsidP="000D6000">
      <w:pPr>
        <w:spacing w:after="120"/>
        <w:jc w:val="both"/>
        <w:rPr>
          <w:color w:val="000000"/>
          <w:sz w:val="20"/>
          <w:szCs w:val="20"/>
        </w:rPr>
      </w:pPr>
    </w:p>
    <w:p w14:paraId="1EA75DE9" w14:textId="37540F4C" w:rsidR="005C0A3C" w:rsidRPr="00787817" w:rsidRDefault="005F4552" w:rsidP="000D6000">
      <w:pPr>
        <w:spacing w:after="120"/>
        <w:jc w:val="both"/>
        <w:rPr>
          <w:color w:val="000000"/>
          <w:sz w:val="20"/>
          <w:szCs w:val="20"/>
        </w:rPr>
      </w:pPr>
      <w:r w:rsidRPr="000D6000">
        <w:rPr>
          <w:bCs/>
          <w:color w:val="000000"/>
          <w:sz w:val="20"/>
          <w:szCs w:val="20"/>
        </w:rPr>
        <w:t>Los pasos para realizar inventario en la farmacia son:</w:t>
      </w:r>
    </w:p>
    <w:p w14:paraId="33057EF4" w14:textId="76026C0C" w:rsidR="009A7E61" w:rsidRPr="000D6000" w:rsidRDefault="001924DD" w:rsidP="000D6000">
      <w:pPr>
        <w:spacing w:after="120"/>
        <w:jc w:val="center"/>
        <w:rPr>
          <w:bCs/>
          <w:color w:val="000000"/>
          <w:sz w:val="20"/>
          <w:szCs w:val="20"/>
        </w:rPr>
      </w:pPr>
      <w:commentRangeStart w:id="100"/>
      <w:r w:rsidRPr="000D6000">
        <w:rPr>
          <w:bCs/>
          <w:noProof/>
          <w:color w:val="000000"/>
          <w:sz w:val="20"/>
          <w:szCs w:val="20"/>
          <w:lang w:val="en-US" w:eastAsia="en-US"/>
        </w:rPr>
        <w:drawing>
          <wp:inline distT="0" distB="0" distL="0" distR="0" wp14:anchorId="741F3588" wp14:editId="407A0E98">
            <wp:extent cx="4768787" cy="768773"/>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17812" cy="776676"/>
                    </a:xfrm>
                    <a:prstGeom prst="rect">
                      <a:avLst/>
                    </a:prstGeom>
                    <a:noFill/>
                  </pic:spPr>
                </pic:pic>
              </a:graphicData>
            </a:graphic>
          </wp:inline>
        </w:drawing>
      </w:r>
      <w:commentRangeEnd w:id="100"/>
      <w:r w:rsidRPr="000D6000">
        <w:rPr>
          <w:rStyle w:val="Refdecomentario"/>
          <w:sz w:val="20"/>
          <w:szCs w:val="20"/>
        </w:rPr>
        <w:commentReference w:id="100"/>
      </w:r>
    </w:p>
    <w:p w14:paraId="6BCC5BE0" w14:textId="77777777" w:rsidR="00FA615B" w:rsidRPr="000D6000" w:rsidRDefault="00FA615B" w:rsidP="000D6000">
      <w:pPr>
        <w:spacing w:after="120"/>
        <w:jc w:val="both"/>
        <w:rPr>
          <w:b/>
          <w:bCs/>
          <w:color w:val="000000"/>
          <w:sz w:val="20"/>
          <w:szCs w:val="20"/>
        </w:rPr>
      </w:pPr>
    </w:p>
    <w:p w14:paraId="3E656103" w14:textId="2EDBB911" w:rsidR="00A82F00" w:rsidRPr="000D6000" w:rsidRDefault="0087409B" w:rsidP="000D6000">
      <w:pPr>
        <w:spacing w:after="120"/>
        <w:jc w:val="both"/>
        <w:rPr>
          <w:b/>
          <w:bCs/>
          <w:color w:val="000000"/>
          <w:sz w:val="20"/>
          <w:szCs w:val="20"/>
        </w:rPr>
      </w:pPr>
      <w:r w:rsidRPr="000D6000">
        <w:rPr>
          <w:b/>
          <w:bCs/>
          <w:color w:val="000000"/>
          <w:sz w:val="20"/>
          <w:szCs w:val="20"/>
        </w:rPr>
        <w:t xml:space="preserve">7. </w:t>
      </w:r>
      <w:r w:rsidR="009701AE" w:rsidRPr="000D6000">
        <w:rPr>
          <w:b/>
          <w:bCs/>
          <w:color w:val="000000"/>
          <w:sz w:val="20"/>
          <w:szCs w:val="20"/>
        </w:rPr>
        <w:t>Kardex</w:t>
      </w:r>
    </w:p>
    <w:p w14:paraId="36A904A6" w14:textId="5AEF0D2A" w:rsidR="00A82F00" w:rsidRPr="000D6000" w:rsidRDefault="00A82F00" w:rsidP="000D6000">
      <w:pPr>
        <w:spacing w:after="120"/>
        <w:jc w:val="both"/>
        <w:rPr>
          <w:color w:val="000000"/>
          <w:sz w:val="20"/>
          <w:szCs w:val="20"/>
        </w:rPr>
      </w:pPr>
      <w:r w:rsidRPr="000D6000">
        <w:rPr>
          <w:color w:val="000000"/>
          <w:sz w:val="20"/>
          <w:szCs w:val="20"/>
        </w:rPr>
        <w:t>Es el prin</w:t>
      </w:r>
      <w:r w:rsidR="0000373C" w:rsidRPr="000D6000">
        <w:rPr>
          <w:color w:val="000000"/>
          <w:sz w:val="20"/>
          <w:szCs w:val="20"/>
        </w:rPr>
        <w:t>cipal instrumento de la gestión:</w:t>
      </w:r>
    </w:p>
    <w:p w14:paraId="524A8331" w14:textId="77777777" w:rsidR="00A82F00" w:rsidRPr="000D6000" w:rsidRDefault="00A82F00" w:rsidP="000D6000">
      <w:pPr>
        <w:spacing w:after="120"/>
        <w:jc w:val="both"/>
        <w:rPr>
          <w:color w:val="000000"/>
          <w:sz w:val="20"/>
          <w:szCs w:val="20"/>
        </w:rPr>
      </w:pPr>
    </w:p>
    <w:p w14:paraId="0D242994" w14:textId="77777777" w:rsidR="00A82F00" w:rsidRPr="000D6000" w:rsidRDefault="00A82F00" w:rsidP="000D6000">
      <w:pPr>
        <w:numPr>
          <w:ilvl w:val="0"/>
          <w:numId w:val="25"/>
        </w:numPr>
        <w:spacing w:after="120"/>
        <w:jc w:val="both"/>
        <w:rPr>
          <w:color w:val="000000"/>
          <w:sz w:val="20"/>
          <w:szCs w:val="20"/>
        </w:rPr>
      </w:pPr>
      <w:commentRangeStart w:id="101"/>
      <w:r w:rsidRPr="000D6000">
        <w:rPr>
          <w:color w:val="000000"/>
          <w:sz w:val="20"/>
          <w:szCs w:val="20"/>
        </w:rPr>
        <w:t>Se hace uno para cada producto basándote en la lista de precios.</w:t>
      </w:r>
    </w:p>
    <w:p w14:paraId="3F5BBB01" w14:textId="1FD7B875" w:rsidR="00A82F00" w:rsidRPr="000D6000" w:rsidRDefault="00A82F00" w:rsidP="000D6000">
      <w:pPr>
        <w:numPr>
          <w:ilvl w:val="0"/>
          <w:numId w:val="25"/>
        </w:numPr>
        <w:spacing w:after="120"/>
        <w:jc w:val="both"/>
        <w:rPr>
          <w:color w:val="000000"/>
          <w:sz w:val="20"/>
          <w:szCs w:val="20"/>
        </w:rPr>
      </w:pPr>
      <w:r w:rsidRPr="000D6000">
        <w:rPr>
          <w:color w:val="000000"/>
          <w:sz w:val="20"/>
          <w:szCs w:val="20"/>
        </w:rPr>
        <w:t>Debe ser actualizado cada vez que hay un movimiento (</w:t>
      </w:r>
      <w:ins w:id="102" w:author="JHON JAIRO RODRIGUEZ PEREZ" w:date="2022-06-05T23:24:00Z">
        <w:r w:rsidR="00501B93">
          <w:rPr>
            <w:color w:val="000000"/>
            <w:sz w:val="20"/>
            <w:szCs w:val="20"/>
          </w:rPr>
          <w:t>e</w:t>
        </w:r>
      </w:ins>
      <w:del w:id="103" w:author="JHON JAIRO RODRIGUEZ PEREZ" w:date="2022-06-05T23:24:00Z">
        <w:r w:rsidRPr="000D6000" w:rsidDel="00501B93">
          <w:rPr>
            <w:color w:val="000000"/>
            <w:sz w:val="20"/>
            <w:szCs w:val="20"/>
          </w:rPr>
          <w:delText>E</w:delText>
        </w:r>
      </w:del>
      <w:r w:rsidRPr="000D6000">
        <w:rPr>
          <w:color w:val="000000"/>
          <w:sz w:val="20"/>
          <w:szCs w:val="20"/>
        </w:rPr>
        <w:t>ntrada, salida, baja).</w:t>
      </w:r>
    </w:p>
    <w:p w14:paraId="3D21DD98" w14:textId="77777777" w:rsidR="00A82F00" w:rsidRPr="000D6000" w:rsidRDefault="00A82F00" w:rsidP="000D6000">
      <w:pPr>
        <w:numPr>
          <w:ilvl w:val="0"/>
          <w:numId w:val="25"/>
        </w:numPr>
        <w:spacing w:after="120"/>
        <w:jc w:val="both"/>
        <w:rPr>
          <w:color w:val="000000"/>
          <w:sz w:val="20"/>
          <w:szCs w:val="20"/>
        </w:rPr>
      </w:pPr>
      <w:r w:rsidRPr="000D6000">
        <w:rPr>
          <w:color w:val="000000"/>
          <w:sz w:val="20"/>
          <w:szCs w:val="20"/>
        </w:rPr>
        <w:t>Sirve para conocer el consumo mensual de la mercancía o productos.</w:t>
      </w:r>
    </w:p>
    <w:p w14:paraId="573EEDF4" w14:textId="77777777" w:rsidR="00A82F00" w:rsidRPr="000D6000" w:rsidRDefault="00A82F00" w:rsidP="000D6000">
      <w:pPr>
        <w:numPr>
          <w:ilvl w:val="0"/>
          <w:numId w:val="25"/>
        </w:numPr>
        <w:spacing w:after="120"/>
        <w:jc w:val="both"/>
        <w:rPr>
          <w:color w:val="000000"/>
          <w:sz w:val="20"/>
          <w:szCs w:val="20"/>
        </w:rPr>
      </w:pPr>
      <w:r w:rsidRPr="000D6000">
        <w:rPr>
          <w:color w:val="000000"/>
          <w:sz w:val="20"/>
          <w:szCs w:val="20"/>
        </w:rPr>
        <w:t>Ayuda a crear el pedido de manera racional, con la fácil localización de pérdidas.</w:t>
      </w:r>
      <w:commentRangeEnd w:id="101"/>
      <w:r w:rsidRPr="000D6000">
        <w:rPr>
          <w:rStyle w:val="Refdecomentario"/>
          <w:sz w:val="20"/>
          <w:szCs w:val="20"/>
        </w:rPr>
        <w:commentReference w:id="101"/>
      </w:r>
    </w:p>
    <w:p w14:paraId="243B8C66" w14:textId="77777777" w:rsidR="00A82F00" w:rsidRPr="000D6000" w:rsidRDefault="00A82F00" w:rsidP="000D6000">
      <w:pPr>
        <w:spacing w:after="120"/>
        <w:jc w:val="both"/>
        <w:rPr>
          <w:b/>
          <w:bCs/>
          <w:color w:val="000000"/>
          <w:sz w:val="20"/>
          <w:szCs w:val="20"/>
        </w:rPr>
      </w:pPr>
      <w:r w:rsidRPr="000D6000">
        <w:rPr>
          <w:b/>
          <w:bCs/>
          <w:color w:val="000000"/>
          <w:sz w:val="20"/>
          <w:szCs w:val="20"/>
        </w:rPr>
        <w:t> </w:t>
      </w:r>
    </w:p>
    <w:p w14:paraId="1B85E7F8" w14:textId="1DC8EF25" w:rsidR="00A82F00" w:rsidRPr="000D6000" w:rsidRDefault="00A82F00" w:rsidP="000D6000">
      <w:pPr>
        <w:spacing w:after="120"/>
        <w:jc w:val="both"/>
        <w:rPr>
          <w:color w:val="000000"/>
          <w:sz w:val="20"/>
          <w:szCs w:val="20"/>
        </w:rPr>
      </w:pPr>
      <w:r w:rsidRPr="000D6000">
        <w:rPr>
          <w:color w:val="000000"/>
          <w:sz w:val="20"/>
          <w:szCs w:val="20"/>
        </w:rPr>
        <w:t xml:space="preserve">La siguiente imagen muestra algunos de los elementos que se incluyen en un </w:t>
      </w:r>
      <w:r w:rsidR="004A7C07" w:rsidRPr="000D6000">
        <w:rPr>
          <w:color w:val="000000"/>
          <w:sz w:val="20"/>
          <w:szCs w:val="20"/>
        </w:rPr>
        <w:t>Kardex</w:t>
      </w:r>
      <w:ins w:id="104" w:author="JHON JAIRO RODRIGUEZ PEREZ" w:date="2022-06-05T23:24:00Z">
        <w:r w:rsidR="00501B93">
          <w:rPr>
            <w:color w:val="000000"/>
            <w:sz w:val="20"/>
            <w:szCs w:val="20"/>
          </w:rPr>
          <w:t xml:space="preserve"> (ver figura 3)</w:t>
        </w:r>
      </w:ins>
      <w:r w:rsidRPr="000D6000">
        <w:rPr>
          <w:color w:val="000000"/>
          <w:sz w:val="20"/>
          <w:szCs w:val="20"/>
        </w:rPr>
        <w:t>.</w:t>
      </w:r>
    </w:p>
    <w:p w14:paraId="6E1F7324" w14:textId="77777777" w:rsidR="006B46CC" w:rsidRDefault="006B46CC" w:rsidP="000D6000">
      <w:pPr>
        <w:spacing w:after="120"/>
        <w:jc w:val="both"/>
        <w:rPr>
          <w:color w:val="000000"/>
          <w:sz w:val="20"/>
          <w:szCs w:val="20"/>
        </w:rPr>
      </w:pPr>
    </w:p>
    <w:p w14:paraId="323DB9BE" w14:textId="25BB82B8" w:rsidR="00FC508F" w:rsidRDefault="00FC508F" w:rsidP="000D6000">
      <w:pPr>
        <w:spacing w:after="120"/>
        <w:jc w:val="both"/>
        <w:rPr>
          <w:b/>
          <w:color w:val="000000"/>
          <w:sz w:val="20"/>
          <w:szCs w:val="20"/>
        </w:rPr>
      </w:pPr>
      <w:r>
        <w:rPr>
          <w:b/>
          <w:color w:val="000000"/>
          <w:sz w:val="20"/>
          <w:szCs w:val="20"/>
        </w:rPr>
        <w:t>Figura 3</w:t>
      </w:r>
    </w:p>
    <w:p w14:paraId="050B835F" w14:textId="7E0D5A37" w:rsidR="00FC508F" w:rsidRPr="00FC508F" w:rsidRDefault="00FC508F" w:rsidP="000D6000">
      <w:pPr>
        <w:spacing w:after="120"/>
        <w:jc w:val="both"/>
        <w:rPr>
          <w:i/>
          <w:color w:val="000000"/>
          <w:sz w:val="20"/>
          <w:szCs w:val="20"/>
        </w:rPr>
      </w:pPr>
      <w:r>
        <w:rPr>
          <w:i/>
          <w:color w:val="000000"/>
          <w:sz w:val="20"/>
          <w:szCs w:val="20"/>
        </w:rPr>
        <w:t>Elementos de un Kardex</w:t>
      </w:r>
    </w:p>
    <w:tbl>
      <w:tblPr>
        <w:tblW w:w="9629" w:type="dxa"/>
        <w:tblCellMar>
          <w:left w:w="0" w:type="dxa"/>
          <w:right w:w="0" w:type="dxa"/>
        </w:tblCellMar>
        <w:tblLook w:val="0420" w:firstRow="1" w:lastRow="0" w:firstColumn="0" w:lastColumn="0" w:noHBand="0" w:noVBand="1"/>
      </w:tblPr>
      <w:tblGrid>
        <w:gridCol w:w="1244"/>
        <w:gridCol w:w="1683"/>
        <w:gridCol w:w="1487"/>
        <w:gridCol w:w="878"/>
        <w:gridCol w:w="1300"/>
        <w:gridCol w:w="3037"/>
      </w:tblGrid>
      <w:tr w:rsidR="00D045B5" w:rsidRPr="000D6000" w14:paraId="2CEDC702" w14:textId="77777777" w:rsidTr="00E610C7">
        <w:trPr>
          <w:trHeight w:val="243"/>
        </w:trPr>
        <w:tc>
          <w:tcPr>
            <w:tcW w:w="4481"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782B09" w14:textId="77777777" w:rsidR="00D045B5" w:rsidRPr="000D6000" w:rsidRDefault="00D045B5" w:rsidP="000D6000">
            <w:pPr>
              <w:spacing w:after="120"/>
              <w:jc w:val="center"/>
              <w:rPr>
                <w:noProof/>
                <w:color w:val="000000"/>
                <w:sz w:val="20"/>
                <w:szCs w:val="20"/>
              </w:rPr>
            </w:pPr>
            <w:commentRangeStart w:id="105"/>
            <w:r w:rsidRPr="000D6000">
              <w:rPr>
                <w:noProof/>
                <w:color w:val="000000"/>
                <w:sz w:val="20"/>
                <w:szCs w:val="20"/>
              </w:rPr>
              <w:t>Nombre del medicamento</w:t>
            </w:r>
          </w:p>
        </w:tc>
        <w:tc>
          <w:tcPr>
            <w:tcW w:w="5148"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17B0FD" w14:textId="77777777" w:rsidR="00D045B5" w:rsidRPr="000D6000" w:rsidRDefault="00D045B5" w:rsidP="000D6000">
            <w:pPr>
              <w:spacing w:after="120"/>
              <w:jc w:val="center"/>
              <w:rPr>
                <w:noProof/>
                <w:color w:val="000000"/>
                <w:sz w:val="20"/>
                <w:szCs w:val="20"/>
              </w:rPr>
            </w:pPr>
            <w:r w:rsidRPr="000D6000">
              <w:rPr>
                <w:noProof/>
                <w:color w:val="000000"/>
                <w:sz w:val="20"/>
                <w:szCs w:val="20"/>
              </w:rPr>
              <w:t>Ácido acetil salicílico</w:t>
            </w:r>
          </w:p>
        </w:tc>
      </w:tr>
      <w:tr w:rsidR="00D045B5" w:rsidRPr="000D6000" w14:paraId="621C4276" w14:textId="77777777" w:rsidTr="00E610C7">
        <w:tc>
          <w:tcPr>
            <w:tcW w:w="4481"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F85D30" w14:textId="77777777" w:rsidR="00D045B5" w:rsidRPr="000D6000" w:rsidRDefault="00D045B5" w:rsidP="000D6000">
            <w:pPr>
              <w:spacing w:after="120"/>
              <w:jc w:val="center"/>
              <w:rPr>
                <w:noProof/>
                <w:color w:val="000000"/>
                <w:sz w:val="20"/>
                <w:szCs w:val="20"/>
              </w:rPr>
            </w:pPr>
            <w:r w:rsidRPr="000D6000">
              <w:rPr>
                <w:noProof/>
                <w:color w:val="000000"/>
                <w:sz w:val="20"/>
                <w:szCs w:val="20"/>
              </w:rPr>
              <w:t>Concentración</w:t>
            </w:r>
          </w:p>
        </w:tc>
        <w:tc>
          <w:tcPr>
            <w:tcW w:w="5148"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1BBC87" w14:textId="77777777" w:rsidR="00D045B5" w:rsidRPr="000D6000" w:rsidRDefault="00D045B5" w:rsidP="000D6000">
            <w:pPr>
              <w:spacing w:after="120"/>
              <w:jc w:val="center"/>
              <w:rPr>
                <w:noProof/>
                <w:color w:val="000000"/>
                <w:sz w:val="20"/>
                <w:szCs w:val="20"/>
              </w:rPr>
            </w:pPr>
            <w:r w:rsidRPr="000D6000">
              <w:rPr>
                <w:noProof/>
                <w:color w:val="000000"/>
                <w:sz w:val="20"/>
                <w:szCs w:val="20"/>
              </w:rPr>
              <w:t>500 mg</w:t>
            </w:r>
          </w:p>
        </w:tc>
      </w:tr>
      <w:tr w:rsidR="00D045B5" w:rsidRPr="000D6000" w14:paraId="23AA7DC5" w14:textId="77777777" w:rsidTr="00E610C7">
        <w:trPr>
          <w:trHeight w:val="248"/>
        </w:trPr>
        <w:tc>
          <w:tcPr>
            <w:tcW w:w="4481"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2E8447" w14:textId="77777777" w:rsidR="00D045B5" w:rsidRPr="000D6000" w:rsidRDefault="00D045B5" w:rsidP="000D6000">
            <w:pPr>
              <w:spacing w:after="120"/>
              <w:jc w:val="center"/>
              <w:rPr>
                <w:noProof/>
                <w:color w:val="000000"/>
                <w:sz w:val="20"/>
                <w:szCs w:val="20"/>
              </w:rPr>
            </w:pPr>
            <w:r w:rsidRPr="000D6000">
              <w:rPr>
                <w:noProof/>
                <w:color w:val="000000"/>
                <w:sz w:val="20"/>
                <w:szCs w:val="20"/>
              </w:rPr>
              <w:t>Presentación</w:t>
            </w:r>
          </w:p>
        </w:tc>
        <w:tc>
          <w:tcPr>
            <w:tcW w:w="5148"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9588B6" w14:textId="77777777" w:rsidR="00D045B5" w:rsidRPr="000D6000" w:rsidRDefault="00D045B5" w:rsidP="000D6000">
            <w:pPr>
              <w:spacing w:after="120"/>
              <w:jc w:val="center"/>
              <w:rPr>
                <w:noProof/>
                <w:color w:val="000000"/>
                <w:sz w:val="20"/>
                <w:szCs w:val="20"/>
              </w:rPr>
            </w:pPr>
            <w:r w:rsidRPr="000D6000">
              <w:rPr>
                <w:noProof/>
                <w:color w:val="000000"/>
                <w:sz w:val="20"/>
                <w:szCs w:val="20"/>
              </w:rPr>
              <w:t>Tabletas</w:t>
            </w:r>
          </w:p>
        </w:tc>
      </w:tr>
      <w:tr w:rsidR="00D045B5" w:rsidRPr="000D6000" w14:paraId="0D1DAFD0" w14:textId="77777777" w:rsidTr="004A7C07">
        <w:trPr>
          <w:trHeight w:val="523"/>
        </w:trPr>
        <w:tc>
          <w:tcPr>
            <w:tcW w:w="4481"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A7A543" w14:textId="77777777" w:rsidR="00D045B5" w:rsidRPr="000D6000" w:rsidRDefault="00D045B5" w:rsidP="000D6000">
            <w:pPr>
              <w:spacing w:after="120"/>
              <w:jc w:val="center"/>
              <w:rPr>
                <w:noProof/>
                <w:color w:val="000000"/>
                <w:sz w:val="20"/>
                <w:szCs w:val="20"/>
              </w:rPr>
            </w:pPr>
            <w:r w:rsidRPr="000D6000">
              <w:rPr>
                <w:noProof/>
                <w:color w:val="000000"/>
                <w:sz w:val="20"/>
                <w:szCs w:val="20"/>
              </w:rPr>
              <w:t>Máxima cantidad a pedir (si pides más se vencerá)</w:t>
            </w:r>
          </w:p>
        </w:tc>
        <w:tc>
          <w:tcPr>
            <w:tcW w:w="5148"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7BEC1B" w14:textId="77777777" w:rsidR="00D045B5" w:rsidRPr="000D6000" w:rsidRDefault="00D045B5" w:rsidP="000D6000">
            <w:pPr>
              <w:spacing w:after="120"/>
              <w:jc w:val="center"/>
              <w:rPr>
                <w:noProof/>
                <w:color w:val="000000"/>
                <w:sz w:val="20"/>
                <w:szCs w:val="20"/>
              </w:rPr>
            </w:pPr>
            <w:r w:rsidRPr="000D6000">
              <w:rPr>
                <w:noProof/>
                <w:color w:val="000000"/>
                <w:sz w:val="20"/>
                <w:szCs w:val="20"/>
              </w:rPr>
              <w:t xml:space="preserve">Stock máximo: </w:t>
            </w:r>
            <w:r w:rsidRPr="000D6000">
              <w:rPr>
                <w:b/>
                <w:bCs/>
                <w:noProof/>
                <w:color w:val="000000"/>
                <w:sz w:val="20"/>
                <w:szCs w:val="20"/>
              </w:rPr>
              <w:t>315</w:t>
            </w:r>
          </w:p>
        </w:tc>
      </w:tr>
      <w:tr w:rsidR="00D045B5" w:rsidRPr="000D6000" w14:paraId="31344A2B" w14:textId="77777777" w:rsidTr="00E610C7">
        <w:trPr>
          <w:trHeight w:val="243"/>
        </w:trPr>
        <w:tc>
          <w:tcPr>
            <w:tcW w:w="4481"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EE7689" w14:textId="77777777" w:rsidR="00D045B5" w:rsidRPr="000D6000" w:rsidRDefault="00D045B5" w:rsidP="000D6000">
            <w:pPr>
              <w:spacing w:after="120"/>
              <w:jc w:val="center"/>
              <w:rPr>
                <w:noProof/>
                <w:color w:val="000000"/>
                <w:sz w:val="20"/>
                <w:szCs w:val="20"/>
              </w:rPr>
            </w:pPr>
            <w:r w:rsidRPr="000D6000">
              <w:rPr>
                <w:noProof/>
                <w:color w:val="000000"/>
                <w:sz w:val="20"/>
                <w:szCs w:val="20"/>
              </w:rPr>
              <w:t>Mínima cantidad a tener</w:t>
            </w:r>
          </w:p>
        </w:tc>
        <w:tc>
          <w:tcPr>
            <w:tcW w:w="5148"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46338C" w14:textId="77777777" w:rsidR="00D045B5" w:rsidRPr="000D6000" w:rsidRDefault="00D045B5" w:rsidP="000D6000">
            <w:pPr>
              <w:spacing w:after="120"/>
              <w:jc w:val="center"/>
              <w:rPr>
                <w:noProof/>
                <w:color w:val="000000"/>
                <w:sz w:val="20"/>
                <w:szCs w:val="20"/>
              </w:rPr>
            </w:pPr>
            <w:r w:rsidRPr="000D6000">
              <w:rPr>
                <w:noProof/>
                <w:color w:val="000000"/>
                <w:sz w:val="20"/>
                <w:szCs w:val="20"/>
              </w:rPr>
              <w:t xml:space="preserve">Stock mínimo: </w:t>
            </w:r>
            <w:r w:rsidRPr="000D6000">
              <w:rPr>
                <w:b/>
                <w:bCs/>
                <w:noProof/>
                <w:color w:val="000000"/>
                <w:sz w:val="20"/>
                <w:szCs w:val="20"/>
              </w:rPr>
              <w:t>45</w:t>
            </w:r>
          </w:p>
        </w:tc>
      </w:tr>
      <w:tr w:rsidR="00D045B5" w:rsidRPr="000D6000" w14:paraId="73B3E028" w14:textId="77777777" w:rsidTr="00E610C7">
        <w:trPr>
          <w:trHeight w:val="342"/>
        </w:trPr>
        <w:tc>
          <w:tcPr>
            <w:tcW w:w="12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0E11F6" w14:textId="77777777" w:rsidR="00D045B5" w:rsidRPr="000D6000" w:rsidRDefault="00D045B5" w:rsidP="000D6000">
            <w:pPr>
              <w:spacing w:after="120"/>
              <w:jc w:val="center"/>
              <w:rPr>
                <w:noProof/>
                <w:color w:val="000000"/>
                <w:sz w:val="20"/>
                <w:szCs w:val="20"/>
              </w:rPr>
            </w:pPr>
            <w:r w:rsidRPr="000D6000">
              <w:rPr>
                <w:b/>
                <w:bCs/>
                <w:noProof/>
                <w:color w:val="000000"/>
                <w:sz w:val="20"/>
                <w:szCs w:val="20"/>
              </w:rPr>
              <w:t>Fecha</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D3E901" w14:textId="77777777" w:rsidR="00D045B5" w:rsidRPr="000D6000" w:rsidRDefault="00D045B5" w:rsidP="000D6000">
            <w:pPr>
              <w:spacing w:after="120"/>
              <w:jc w:val="center"/>
              <w:rPr>
                <w:noProof/>
                <w:color w:val="000000"/>
                <w:sz w:val="20"/>
                <w:szCs w:val="20"/>
              </w:rPr>
            </w:pPr>
            <w:r w:rsidRPr="000D6000">
              <w:rPr>
                <w:b/>
                <w:bCs/>
                <w:noProof/>
                <w:color w:val="000000"/>
                <w:sz w:val="20"/>
                <w:szCs w:val="20"/>
              </w:rPr>
              <w:t>Documento</w:t>
            </w:r>
          </w:p>
        </w:tc>
        <w:tc>
          <w:tcPr>
            <w:tcW w:w="15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9E8EA7" w14:textId="77777777" w:rsidR="00D045B5" w:rsidRPr="000D6000" w:rsidRDefault="00D045B5" w:rsidP="000D6000">
            <w:pPr>
              <w:spacing w:after="120"/>
              <w:jc w:val="center"/>
              <w:rPr>
                <w:noProof/>
                <w:color w:val="000000"/>
                <w:sz w:val="20"/>
                <w:szCs w:val="20"/>
              </w:rPr>
            </w:pPr>
            <w:r w:rsidRPr="000D6000">
              <w:rPr>
                <w:b/>
                <w:bCs/>
                <w:noProof/>
                <w:color w:val="000000"/>
                <w:sz w:val="20"/>
                <w:szCs w:val="20"/>
              </w:rPr>
              <w:t>Entrada</w:t>
            </w: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D3547D" w14:textId="77777777" w:rsidR="00D045B5" w:rsidRPr="000D6000" w:rsidRDefault="00D045B5" w:rsidP="000D6000">
            <w:pPr>
              <w:spacing w:after="120"/>
              <w:jc w:val="center"/>
              <w:rPr>
                <w:noProof/>
                <w:color w:val="000000"/>
                <w:sz w:val="20"/>
                <w:szCs w:val="20"/>
              </w:rPr>
            </w:pPr>
            <w:r w:rsidRPr="000D6000">
              <w:rPr>
                <w:b/>
                <w:bCs/>
                <w:noProof/>
                <w:color w:val="000000"/>
                <w:sz w:val="20"/>
                <w:szCs w:val="20"/>
              </w:rPr>
              <w:t>Salida</w:t>
            </w:r>
          </w:p>
        </w:tc>
        <w:tc>
          <w:tcPr>
            <w:tcW w:w="11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5D259C" w14:textId="77777777" w:rsidR="00D045B5" w:rsidRPr="000D6000" w:rsidRDefault="00D045B5" w:rsidP="000D6000">
            <w:pPr>
              <w:spacing w:after="120"/>
              <w:jc w:val="center"/>
              <w:rPr>
                <w:noProof/>
                <w:color w:val="000000"/>
                <w:sz w:val="20"/>
                <w:szCs w:val="20"/>
              </w:rPr>
            </w:pPr>
            <w:r w:rsidRPr="000D6000">
              <w:rPr>
                <w:b/>
                <w:bCs/>
                <w:noProof/>
                <w:color w:val="000000"/>
                <w:sz w:val="20"/>
                <w:szCs w:val="20"/>
              </w:rPr>
              <w:t>Saldo</w:t>
            </w:r>
          </w:p>
        </w:tc>
        <w:tc>
          <w:tcPr>
            <w:tcW w:w="31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78C895" w14:textId="77777777" w:rsidR="00D045B5" w:rsidRPr="000D6000" w:rsidRDefault="00D045B5" w:rsidP="000D6000">
            <w:pPr>
              <w:spacing w:after="120"/>
              <w:jc w:val="center"/>
              <w:rPr>
                <w:noProof/>
                <w:color w:val="000000"/>
                <w:sz w:val="20"/>
                <w:szCs w:val="20"/>
              </w:rPr>
            </w:pPr>
            <w:r w:rsidRPr="000D6000">
              <w:rPr>
                <w:b/>
                <w:bCs/>
                <w:noProof/>
                <w:color w:val="000000"/>
                <w:sz w:val="20"/>
                <w:szCs w:val="20"/>
              </w:rPr>
              <w:t>Observación</w:t>
            </w:r>
          </w:p>
        </w:tc>
      </w:tr>
      <w:tr w:rsidR="00D045B5" w:rsidRPr="000D6000" w14:paraId="7BD8A62D" w14:textId="77777777" w:rsidTr="00E610C7">
        <w:trPr>
          <w:trHeight w:val="305"/>
        </w:trPr>
        <w:tc>
          <w:tcPr>
            <w:tcW w:w="12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AB4B2D" w14:textId="77777777" w:rsidR="00D045B5" w:rsidRPr="000D6000" w:rsidRDefault="00D045B5" w:rsidP="000D6000">
            <w:pPr>
              <w:spacing w:after="120"/>
              <w:jc w:val="center"/>
              <w:rPr>
                <w:noProof/>
                <w:color w:val="000000"/>
                <w:sz w:val="20"/>
                <w:szCs w:val="20"/>
              </w:rPr>
            </w:pPr>
            <w:r w:rsidRPr="000D6000">
              <w:rPr>
                <w:noProof/>
                <w:color w:val="000000"/>
                <w:sz w:val="20"/>
                <w:szCs w:val="20"/>
              </w:rPr>
              <w:t>01-01-21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6FE5E0" w14:textId="77777777" w:rsidR="00D045B5" w:rsidRPr="000D6000" w:rsidRDefault="00D045B5" w:rsidP="000D6000">
            <w:pPr>
              <w:spacing w:after="120"/>
              <w:jc w:val="center"/>
              <w:rPr>
                <w:noProof/>
                <w:color w:val="000000"/>
                <w:sz w:val="20"/>
                <w:szCs w:val="20"/>
              </w:rPr>
            </w:pPr>
            <w:r w:rsidRPr="000D6000">
              <w:rPr>
                <w:noProof/>
                <w:color w:val="000000"/>
                <w:sz w:val="20"/>
                <w:szCs w:val="20"/>
              </w:rPr>
              <w:t>b/v 123 diremid</w:t>
            </w:r>
          </w:p>
        </w:tc>
        <w:tc>
          <w:tcPr>
            <w:tcW w:w="15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D284C3" w14:textId="77777777" w:rsidR="00D045B5" w:rsidRPr="000D6000" w:rsidRDefault="00D045B5" w:rsidP="000D6000">
            <w:pPr>
              <w:spacing w:after="120"/>
              <w:jc w:val="center"/>
              <w:rPr>
                <w:noProof/>
                <w:color w:val="000000"/>
                <w:sz w:val="20"/>
                <w:szCs w:val="20"/>
              </w:rPr>
            </w:pPr>
            <w:r w:rsidRPr="000D6000">
              <w:rPr>
                <w:noProof/>
                <w:color w:val="000000"/>
                <w:sz w:val="20"/>
                <w:szCs w:val="20"/>
              </w:rPr>
              <w:t>200</w:t>
            </w: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3C0421" w14:textId="77777777" w:rsidR="00D045B5" w:rsidRPr="000D6000" w:rsidRDefault="00D045B5" w:rsidP="000D6000">
            <w:pPr>
              <w:spacing w:after="120"/>
              <w:jc w:val="center"/>
              <w:rPr>
                <w:noProof/>
                <w:color w:val="000000"/>
                <w:sz w:val="20"/>
                <w:szCs w:val="20"/>
              </w:rPr>
            </w:pPr>
          </w:p>
        </w:tc>
        <w:tc>
          <w:tcPr>
            <w:tcW w:w="11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775747" w14:textId="77777777" w:rsidR="00D045B5" w:rsidRPr="000D6000" w:rsidRDefault="00D045B5" w:rsidP="000D6000">
            <w:pPr>
              <w:spacing w:after="120"/>
              <w:jc w:val="center"/>
              <w:rPr>
                <w:noProof/>
                <w:color w:val="000000"/>
                <w:sz w:val="20"/>
                <w:szCs w:val="20"/>
              </w:rPr>
            </w:pPr>
            <w:r w:rsidRPr="000D6000">
              <w:rPr>
                <w:noProof/>
                <w:color w:val="000000"/>
                <w:sz w:val="20"/>
                <w:szCs w:val="20"/>
              </w:rPr>
              <w:t>200</w:t>
            </w:r>
          </w:p>
        </w:tc>
        <w:tc>
          <w:tcPr>
            <w:tcW w:w="31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5C3135" w14:textId="77777777" w:rsidR="00D045B5" w:rsidRPr="000D6000" w:rsidRDefault="00D045B5" w:rsidP="000D6000">
            <w:pPr>
              <w:spacing w:after="120"/>
              <w:jc w:val="center"/>
              <w:rPr>
                <w:noProof/>
                <w:color w:val="000000"/>
                <w:sz w:val="20"/>
                <w:szCs w:val="20"/>
              </w:rPr>
            </w:pPr>
          </w:p>
        </w:tc>
      </w:tr>
      <w:tr w:rsidR="00D045B5" w:rsidRPr="000D6000" w14:paraId="6DF392BA" w14:textId="77777777" w:rsidTr="00E610C7">
        <w:trPr>
          <w:trHeight w:val="270"/>
        </w:trPr>
        <w:tc>
          <w:tcPr>
            <w:tcW w:w="12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6C0A14" w14:textId="77777777" w:rsidR="00D045B5" w:rsidRPr="000D6000" w:rsidRDefault="00D045B5" w:rsidP="000D6000">
            <w:pPr>
              <w:spacing w:after="120"/>
              <w:jc w:val="center"/>
              <w:rPr>
                <w:noProof/>
                <w:color w:val="000000"/>
                <w:sz w:val="20"/>
                <w:szCs w:val="20"/>
              </w:rPr>
            </w:pPr>
            <w:r w:rsidRPr="000D6000">
              <w:rPr>
                <w:noProof/>
                <w:color w:val="000000"/>
                <w:sz w:val="20"/>
                <w:szCs w:val="20"/>
              </w:rPr>
              <w:t>02-01-21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CB734F" w14:textId="77777777" w:rsidR="00D045B5" w:rsidRPr="000D6000" w:rsidRDefault="00D045B5" w:rsidP="000D6000">
            <w:pPr>
              <w:spacing w:after="120"/>
              <w:jc w:val="center"/>
              <w:rPr>
                <w:noProof/>
                <w:color w:val="000000"/>
                <w:sz w:val="20"/>
                <w:szCs w:val="20"/>
              </w:rPr>
            </w:pPr>
          </w:p>
        </w:tc>
        <w:tc>
          <w:tcPr>
            <w:tcW w:w="15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1399EE" w14:textId="77777777" w:rsidR="00D045B5" w:rsidRPr="000D6000" w:rsidRDefault="00D045B5" w:rsidP="000D6000">
            <w:pPr>
              <w:spacing w:after="120"/>
              <w:jc w:val="center"/>
              <w:rPr>
                <w:noProof/>
                <w:color w:val="000000"/>
                <w:sz w:val="20"/>
                <w:szCs w:val="20"/>
              </w:rPr>
            </w:pP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051F71" w14:textId="77777777" w:rsidR="00D045B5" w:rsidRPr="000D6000" w:rsidRDefault="00D045B5" w:rsidP="000D6000">
            <w:pPr>
              <w:spacing w:after="120"/>
              <w:jc w:val="center"/>
              <w:rPr>
                <w:noProof/>
                <w:color w:val="000000"/>
                <w:sz w:val="20"/>
                <w:szCs w:val="20"/>
              </w:rPr>
            </w:pPr>
            <w:r w:rsidRPr="000D6000">
              <w:rPr>
                <w:noProof/>
                <w:color w:val="000000"/>
                <w:sz w:val="20"/>
                <w:szCs w:val="20"/>
              </w:rPr>
              <w:t>25</w:t>
            </w:r>
          </w:p>
        </w:tc>
        <w:tc>
          <w:tcPr>
            <w:tcW w:w="11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94260A" w14:textId="77777777" w:rsidR="00D045B5" w:rsidRPr="000D6000" w:rsidRDefault="00D045B5" w:rsidP="000D6000">
            <w:pPr>
              <w:spacing w:after="120"/>
              <w:jc w:val="center"/>
              <w:rPr>
                <w:noProof/>
                <w:color w:val="000000"/>
                <w:sz w:val="20"/>
                <w:szCs w:val="20"/>
              </w:rPr>
            </w:pPr>
            <w:r w:rsidRPr="000D6000">
              <w:rPr>
                <w:noProof/>
                <w:color w:val="000000"/>
                <w:sz w:val="20"/>
                <w:szCs w:val="20"/>
              </w:rPr>
              <w:t>175</w:t>
            </w:r>
          </w:p>
        </w:tc>
        <w:tc>
          <w:tcPr>
            <w:tcW w:w="31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842E5D" w14:textId="77777777" w:rsidR="00D045B5" w:rsidRPr="000D6000" w:rsidRDefault="00D045B5" w:rsidP="000D6000">
            <w:pPr>
              <w:spacing w:after="120"/>
              <w:jc w:val="center"/>
              <w:rPr>
                <w:noProof/>
                <w:color w:val="000000"/>
                <w:sz w:val="20"/>
                <w:szCs w:val="20"/>
              </w:rPr>
            </w:pPr>
          </w:p>
        </w:tc>
      </w:tr>
      <w:tr w:rsidR="00D045B5" w:rsidRPr="000D6000" w14:paraId="004F87E8" w14:textId="77777777" w:rsidTr="00E610C7">
        <w:trPr>
          <w:trHeight w:val="262"/>
        </w:trPr>
        <w:tc>
          <w:tcPr>
            <w:tcW w:w="12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50EDD2" w14:textId="77777777" w:rsidR="00D045B5" w:rsidRPr="000D6000" w:rsidRDefault="00D045B5" w:rsidP="000D6000">
            <w:pPr>
              <w:spacing w:after="120"/>
              <w:jc w:val="center"/>
              <w:rPr>
                <w:noProof/>
                <w:color w:val="000000"/>
                <w:sz w:val="20"/>
                <w:szCs w:val="20"/>
              </w:rPr>
            </w:pPr>
            <w:r w:rsidRPr="000D6000">
              <w:rPr>
                <w:noProof/>
                <w:color w:val="000000"/>
                <w:sz w:val="20"/>
                <w:szCs w:val="20"/>
              </w:rPr>
              <w:t>05-01-21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C05BB2" w14:textId="77777777" w:rsidR="00D045B5" w:rsidRPr="000D6000" w:rsidRDefault="00D045B5" w:rsidP="000D6000">
            <w:pPr>
              <w:spacing w:after="120"/>
              <w:jc w:val="center"/>
              <w:rPr>
                <w:noProof/>
                <w:color w:val="000000"/>
                <w:sz w:val="20"/>
                <w:szCs w:val="20"/>
              </w:rPr>
            </w:pPr>
          </w:p>
        </w:tc>
        <w:tc>
          <w:tcPr>
            <w:tcW w:w="15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8A7D4D" w14:textId="77777777" w:rsidR="00D045B5" w:rsidRPr="000D6000" w:rsidRDefault="00D045B5" w:rsidP="000D6000">
            <w:pPr>
              <w:spacing w:after="120"/>
              <w:jc w:val="center"/>
              <w:rPr>
                <w:noProof/>
                <w:color w:val="000000"/>
                <w:sz w:val="20"/>
                <w:szCs w:val="20"/>
              </w:rPr>
            </w:pP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F5D14F" w14:textId="77777777" w:rsidR="00D045B5" w:rsidRPr="000D6000" w:rsidRDefault="00D045B5" w:rsidP="000D6000">
            <w:pPr>
              <w:spacing w:after="120"/>
              <w:jc w:val="center"/>
              <w:rPr>
                <w:noProof/>
                <w:color w:val="000000"/>
                <w:sz w:val="20"/>
                <w:szCs w:val="20"/>
              </w:rPr>
            </w:pPr>
            <w:r w:rsidRPr="000D6000">
              <w:rPr>
                <w:noProof/>
                <w:color w:val="000000"/>
                <w:sz w:val="20"/>
                <w:szCs w:val="20"/>
              </w:rPr>
              <w:t>50</w:t>
            </w:r>
          </w:p>
        </w:tc>
        <w:tc>
          <w:tcPr>
            <w:tcW w:w="11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6B9179" w14:textId="77777777" w:rsidR="00D045B5" w:rsidRPr="000D6000" w:rsidRDefault="00D045B5" w:rsidP="000D6000">
            <w:pPr>
              <w:spacing w:after="120"/>
              <w:jc w:val="center"/>
              <w:rPr>
                <w:noProof/>
                <w:color w:val="000000"/>
                <w:sz w:val="20"/>
                <w:szCs w:val="20"/>
              </w:rPr>
            </w:pPr>
            <w:r w:rsidRPr="000D6000">
              <w:rPr>
                <w:noProof/>
                <w:color w:val="000000"/>
                <w:sz w:val="20"/>
                <w:szCs w:val="20"/>
              </w:rPr>
              <w:t>125</w:t>
            </w:r>
          </w:p>
        </w:tc>
        <w:tc>
          <w:tcPr>
            <w:tcW w:w="31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B8BDA1" w14:textId="77777777" w:rsidR="00D045B5" w:rsidRPr="000D6000" w:rsidRDefault="00D045B5" w:rsidP="000D6000">
            <w:pPr>
              <w:spacing w:after="120"/>
              <w:jc w:val="center"/>
              <w:rPr>
                <w:noProof/>
                <w:color w:val="000000"/>
                <w:sz w:val="20"/>
                <w:szCs w:val="20"/>
              </w:rPr>
            </w:pPr>
          </w:p>
        </w:tc>
      </w:tr>
      <w:tr w:rsidR="00D045B5" w:rsidRPr="000D6000" w14:paraId="024B0700" w14:textId="77777777" w:rsidTr="00E610C7">
        <w:trPr>
          <w:trHeight w:val="267"/>
        </w:trPr>
        <w:tc>
          <w:tcPr>
            <w:tcW w:w="12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1D8E86" w14:textId="77777777" w:rsidR="00D045B5" w:rsidRPr="000D6000" w:rsidRDefault="00D045B5" w:rsidP="000D6000">
            <w:pPr>
              <w:spacing w:after="120"/>
              <w:jc w:val="center"/>
              <w:rPr>
                <w:noProof/>
                <w:color w:val="000000"/>
                <w:sz w:val="20"/>
                <w:szCs w:val="20"/>
              </w:rPr>
            </w:pPr>
            <w:r w:rsidRPr="000D6000">
              <w:rPr>
                <w:noProof/>
                <w:color w:val="000000"/>
                <w:sz w:val="20"/>
                <w:szCs w:val="20"/>
              </w:rPr>
              <w:t>13-01-21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F169D9" w14:textId="77777777" w:rsidR="00D045B5" w:rsidRPr="000D6000" w:rsidRDefault="00D045B5" w:rsidP="000D6000">
            <w:pPr>
              <w:spacing w:after="120"/>
              <w:jc w:val="center"/>
              <w:rPr>
                <w:noProof/>
                <w:color w:val="000000"/>
                <w:sz w:val="20"/>
                <w:szCs w:val="20"/>
              </w:rPr>
            </w:pPr>
          </w:p>
        </w:tc>
        <w:tc>
          <w:tcPr>
            <w:tcW w:w="15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767066" w14:textId="77777777" w:rsidR="00D045B5" w:rsidRPr="000D6000" w:rsidRDefault="00D045B5" w:rsidP="000D6000">
            <w:pPr>
              <w:spacing w:after="120"/>
              <w:jc w:val="center"/>
              <w:rPr>
                <w:noProof/>
                <w:color w:val="000000"/>
                <w:sz w:val="20"/>
                <w:szCs w:val="20"/>
              </w:rPr>
            </w:pP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C2E673" w14:textId="77777777" w:rsidR="00D045B5" w:rsidRPr="000D6000" w:rsidRDefault="00D045B5" w:rsidP="000D6000">
            <w:pPr>
              <w:spacing w:after="120"/>
              <w:jc w:val="center"/>
              <w:rPr>
                <w:noProof/>
                <w:color w:val="000000"/>
                <w:sz w:val="20"/>
                <w:szCs w:val="20"/>
              </w:rPr>
            </w:pPr>
            <w:r w:rsidRPr="000D6000">
              <w:rPr>
                <w:noProof/>
                <w:color w:val="000000"/>
                <w:sz w:val="20"/>
                <w:szCs w:val="20"/>
              </w:rPr>
              <w:t>35</w:t>
            </w:r>
          </w:p>
        </w:tc>
        <w:tc>
          <w:tcPr>
            <w:tcW w:w="11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0FAB1D" w14:textId="77777777" w:rsidR="00D045B5" w:rsidRPr="000D6000" w:rsidRDefault="00D045B5" w:rsidP="000D6000">
            <w:pPr>
              <w:spacing w:after="120"/>
              <w:jc w:val="center"/>
              <w:rPr>
                <w:noProof/>
                <w:color w:val="000000"/>
                <w:sz w:val="20"/>
                <w:szCs w:val="20"/>
              </w:rPr>
            </w:pPr>
            <w:r w:rsidRPr="000D6000">
              <w:rPr>
                <w:b/>
                <w:bCs/>
                <w:noProof/>
                <w:color w:val="000000"/>
                <w:sz w:val="20"/>
                <w:szCs w:val="20"/>
              </w:rPr>
              <w:t>90</w:t>
            </w:r>
          </w:p>
        </w:tc>
        <w:tc>
          <w:tcPr>
            <w:tcW w:w="31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242924" w14:textId="77777777" w:rsidR="00D045B5" w:rsidRPr="000D6000" w:rsidRDefault="00D045B5" w:rsidP="000D6000">
            <w:pPr>
              <w:spacing w:after="120"/>
              <w:jc w:val="center"/>
              <w:rPr>
                <w:noProof/>
                <w:color w:val="000000"/>
                <w:sz w:val="20"/>
                <w:szCs w:val="20"/>
              </w:rPr>
            </w:pPr>
          </w:p>
        </w:tc>
      </w:tr>
      <w:tr w:rsidR="00D045B5" w:rsidRPr="000D6000" w14:paraId="17EF2EA6" w14:textId="77777777" w:rsidTr="00E610C7">
        <w:trPr>
          <w:trHeight w:val="231"/>
        </w:trPr>
        <w:tc>
          <w:tcPr>
            <w:tcW w:w="12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5831F7" w14:textId="77777777" w:rsidR="00D045B5" w:rsidRPr="000D6000" w:rsidRDefault="00D045B5" w:rsidP="000D6000">
            <w:pPr>
              <w:spacing w:after="120"/>
              <w:jc w:val="center"/>
              <w:rPr>
                <w:noProof/>
                <w:color w:val="000000"/>
                <w:sz w:val="20"/>
                <w:szCs w:val="20"/>
              </w:rPr>
            </w:pP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19598" w14:textId="77777777" w:rsidR="00D045B5" w:rsidRPr="000D6000" w:rsidRDefault="00D045B5" w:rsidP="000D6000">
            <w:pPr>
              <w:spacing w:after="120"/>
              <w:jc w:val="center"/>
              <w:rPr>
                <w:noProof/>
                <w:color w:val="000000"/>
                <w:sz w:val="20"/>
                <w:szCs w:val="20"/>
              </w:rPr>
            </w:pPr>
          </w:p>
        </w:tc>
        <w:tc>
          <w:tcPr>
            <w:tcW w:w="15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54AFED" w14:textId="77777777" w:rsidR="00D045B5" w:rsidRPr="000D6000" w:rsidRDefault="00D045B5" w:rsidP="000D6000">
            <w:pPr>
              <w:spacing w:after="120"/>
              <w:jc w:val="center"/>
              <w:rPr>
                <w:noProof/>
                <w:color w:val="000000"/>
                <w:sz w:val="20"/>
                <w:szCs w:val="20"/>
              </w:rPr>
            </w:pP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EDEA6B" w14:textId="77777777" w:rsidR="00D045B5" w:rsidRPr="000D6000" w:rsidRDefault="00D045B5" w:rsidP="000D6000">
            <w:pPr>
              <w:spacing w:after="120"/>
              <w:jc w:val="center"/>
              <w:rPr>
                <w:noProof/>
                <w:color w:val="000000"/>
                <w:sz w:val="20"/>
                <w:szCs w:val="20"/>
              </w:rPr>
            </w:pPr>
          </w:p>
        </w:tc>
        <w:tc>
          <w:tcPr>
            <w:tcW w:w="11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46E41C" w14:textId="77777777" w:rsidR="00D045B5" w:rsidRPr="000D6000" w:rsidRDefault="00D045B5" w:rsidP="000D6000">
            <w:pPr>
              <w:spacing w:after="120"/>
              <w:jc w:val="center"/>
              <w:rPr>
                <w:noProof/>
                <w:color w:val="000000"/>
                <w:sz w:val="20"/>
                <w:szCs w:val="20"/>
              </w:rPr>
            </w:pPr>
          </w:p>
        </w:tc>
        <w:tc>
          <w:tcPr>
            <w:tcW w:w="31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A9ECD3" w14:textId="77777777" w:rsidR="00D045B5" w:rsidRPr="000D6000" w:rsidRDefault="00D045B5" w:rsidP="000D6000">
            <w:pPr>
              <w:spacing w:after="120"/>
              <w:jc w:val="center"/>
              <w:rPr>
                <w:noProof/>
                <w:color w:val="000000"/>
                <w:sz w:val="20"/>
                <w:szCs w:val="20"/>
              </w:rPr>
            </w:pPr>
          </w:p>
        </w:tc>
      </w:tr>
      <w:tr w:rsidR="00D045B5" w:rsidRPr="000D6000" w14:paraId="2FFBC4BE" w14:textId="77777777" w:rsidTr="00E610C7">
        <w:tc>
          <w:tcPr>
            <w:tcW w:w="12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DD6188" w14:textId="77777777" w:rsidR="00D045B5" w:rsidRPr="000D6000" w:rsidRDefault="00D045B5" w:rsidP="000D6000">
            <w:pPr>
              <w:spacing w:after="120"/>
              <w:jc w:val="center"/>
              <w:rPr>
                <w:noProof/>
                <w:color w:val="000000"/>
                <w:sz w:val="20"/>
                <w:szCs w:val="20"/>
              </w:rPr>
            </w:pP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F38655" w14:textId="77777777" w:rsidR="00D045B5" w:rsidRPr="000D6000" w:rsidRDefault="00D045B5" w:rsidP="000D6000">
            <w:pPr>
              <w:spacing w:after="120"/>
              <w:jc w:val="center"/>
              <w:rPr>
                <w:noProof/>
                <w:color w:val="000000"/>
                <w:sz w:val="20"/>
                <w:szCs w:val="20"/>
              </w:rPr>
            </w:pPr>
          </w:p>
        </w:tc>
        <w:tc>
          <w:tcPr>
            <w:tcW w:w="15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75423E" w14:textId="77777777" w:rsidR="00D045B5" w:rsidRPr="000D6000" w:rsidRDefault="00D045B5" w:rsidP="000D6000">
            <w:pPr>
              <w:spacing w:after="120"/>
              <w:jc w:val="center"/>
              <w:rPr>
                <w:noProof/>
                <w:color w:val="000000"/>
                <w:sz w:val="20"/>
                <w:szCs w:val="20"/>
              </w:rPr>
            </w:pP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7B3CCA" w14:textId="77777777" w:rsidR="00D045B5" w:rsidRPr="000D6000" w:rsidRDefault="00D045B5" w:rsidP="000D6000">
            <w:pPr>
              <w:spacing w:after="120"/>
              <w:jc w:val="center"/>
              <w:rPr>
                <w:noProof/>
                <w:color w:val="000000"/>
                <w:sz w:val="20"/>
                <w:szCs w:val="20"/>
              </w:rPr>
            </w:pPr>
          </w:p>
        </w:tc>
        <w:tc>
          <w:tcPr>
            <w:tcW w:w="11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D7B2F3" w14:textId="77777777" w:rsidR="00D045B5" w:rsidRPr="000D6000" w:rsidRDefault="00D045B5" w:rsidP="000D6000">
            <w:pPr>
              <w:spacing w:after="120"/>
              <w:jc w:val="center"/>
              <w:rPr>
                <w:noProof/>
                <w:color w:val="000000"/>
                <w:sz w:val="20"/>
                <w:szCs w:val="20"/>
              </w:rPr>
            </w:pPr>
            <w:r w:rsidRPr="000D6000">
              <w:rPr>
                <w:b/>
                <w:bCs/>
                <w:noProof/>
                <w:color w:val="000000"/>
                <w:sz w:val="20"/>
                <w:szCs w:val="20"/>
              </w:rPr>
              <w:t>45</w:t>
            </w:r>
            <w:commentRangeEnd w:id="105"/>
            <w:r w:rsidR="00E610C7" w:rsidRPr="000D6000">
              <w:rPr>
                <w:rStyle w:val="Refdecomentario"/>
                <w:sz w:val="20"/>
                <w:szCs w:val="20"/>
              </w:rPr>
              <w:commentReference w:id="105"/>
            </w:r>
          </w:p>
        </w:tc>
        <w:tc>
          <w:tcPr>
            <w:tcW w:w="31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F8FC82" w14:textId="77777777" w:rsidR="00D045B5" w:rsidRPr="000D6000" w:rsidRDefault="00D045B5" w:rsidP="000D6000">
            <w:pPr>
              <w:spacing w:after="120"/>
              <w:jc w:val="center"/>
              <w:rPr>
                <w:noProof/>
                <w:color w:val="000000"/>
                <w:sz w:val="20"/>
                <w:szCs w:val="20"/>
              </w:rPr>
            </w:pPr>
          </w:p>
        </w:tc>
      </w:tr>
    </w:tbl>
    <w:p w14:paraId="26532AE2" w14:textId="77777777" w:rsidR="00961CB2" w:rsidRPr="000D6000" w:rsidRDefault="00961CB2" w:rsidP="000D6000">
      <w:pPr>
        <w:spacing w:after="120"/>
        <w:ind w:left="426"/>
        <w:jc w:val="both"/>
        <w:rPr>
          <w:color w:val="7F7F7F"/>
          <w:sz w:val="20"/>
          <w:szCs w:val="20"/>
        </w:rPr>
      </w:pPr>
    </w:p>
    <w:p w14:paraId="214874DD" w14:textId="77777777" w:rsidR="00C513AF" w:rsidRPr="000D6000" w:rsidRDefault="00C513AF" w:rsidP="00FC508F">
      <w:pPr>
        <w:spacing w:after="120"/>
        <w:jc w:val="both"/>
        <w:rPr>
          <w:color w:val="7F7F7F"/>
          <w:sz w:val="20"/>
          <w:szCs w:val="20"/>
        </w:rPr>
      </w:pPr>
    </w:p>
    <w:p w14:paraId="3C81F128" w14:textId="402254F5" w:rsidR="001C7744" w:rsidRPr="00FC508F" w:rsidRDefault="009709BD" w:rsidP="00FC508F">
      <w:pPr>
        <w:numPr>
          <w:ilvl w:val="0"/>
          <w:numId w:val="4"/>
        </w:numPr>
        <w:pBdr>
          <w:top w:val="nil"/>
          <w:left w:val="nil"/>
          <w:bottom w:val="nil"/>
          <w:right w:val="nil"/>
          <w:between w:val="nil"/>
        </w:pBdr>
        <w:spacing w:after="120"/>
        <w:ind w:left="284" w:hanging="284"/>
        <w:jc w:val="both"/>
        <w:rPr>
          <w:b/>
          <w:color w:val="000000"/>
          <w:sz w:val="20"/>
          <w:szCs w:val="20"/>
        </w:rPr>
      </w:pPr>
      <w:r w:rsidRPr="000D6000">
        <w:rPr>
          <w:b/>
          <w:color w:val="000000"/>
          <w:sz w:val="20"/>
          <w:szCs w:val="20"/>
        </w:rPr>
        <w:t>ACTIVIDADES DIDÁCTICAS (OPCIONALES SI SON SUGERIDAS)</w:t>
      </w:r>
    </w:p>
    <w:p w14:paraId="600D5B07" w14:textId="77777777" w:rsidR="001C7744" w:rsidRPr="000D6000" w:rsidRDefault="001C7744" w:rsidP="000D6000">
      <w:pPr>
        <w:spacing w:after="120"/>
        <w:ind w:left="426"/>
        <w:jc w:val="both"/>
        <w:rPr>
          <w:color w:val="7F7F7F"/>
          <w:sz w:val="20"/>
          <w:szCs w:val="20"/>
        </w:rPr>
      </w:pPr>
    </w:p>
    <w:tbl>
      <w:tblPr>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400" w:firstRow="0" w:lastRow="0" w:firstColumn="0" w:lastColumn="0" w:noHBand="0" w:noVBand="1"/>
      </w:tblPr>
      <w:tblGrid>
        <w:gridCol w:w="2835"/>
        <w:gridCol w:w="6706"/>
      </w:tblGrid>
      <w:tr w:rsidR="001C7744" w:rsidRPr="000D6000" w14:paraId="2F1C328E" w14:textId="77777777">
        <w:trPr>
          <w:trHeight w:val="298"/>
        </w:trPr>
        <w:tc>
          <w:tcPr>
            <w:tcW w:w="9541" w:type="dxa"/>
            <w:gridSpan w:val="2"/>
            <w:shd w:val="clear" w:color="auto" w:fill="FAC896"/>
            <w:vAlign w:val="center"/>
          </w:tcPr>
          <w:p w14:paraId="7B6A1107" w14:textId="77777777" w:rsidR="001C7744" w:rsidRPr="000D6000" w:rsidRDefault="009709BD" w:rsidP="000D6000">
            <w:pPr>
              <w:spacing w:after="120"/>
              <w:jc w:val="center"/>
              <w:rPr>
                <w:rFonts w:eastAsia="Calibri"/>
                <w:b/>
                <w:color w:val="000000"/>
                <w:sz w:val="20"/>
                <w:szCs w:val="20"/>
              </w:rPr>
            </w:pPr>
            <w:r w:rsidRPr="000D6000">
              <w:rPr>
                <w:rFonts w:eastAsia="Calibri"/>
                <w:b/>
                <w:color w:val="000000"/>
                <w:sz w:val="20"/>
                <w:szCs w:val="20"/>
              </w:rPr>
              <w:t>DESCRIPCIÓN DE ACTIVIDAD DIDÁCTICA</w:t>
            </w:r>
          </w:p>
        </w:tc>
      </w:tr>
      <w:tr w:rsidR="001C7744" w:rsidRPr="000D6000" w14:paraId="0CECEAC2" w14:textId="77777777">
        <w:trPr>
          <w:trHeight w:val="806"/>
        </w:trPr>
        <w:tc>
          <w:tcPr>
            <w:tcW w:w="2835" w:type="dxa"/>
            <w:shd w:val="clear" w:color="auto" w:fill="FAC896"/>
            <w:vAlign w:val="center"/>
          </w:tcPr>
          <w:p w14:paraId="67CC328C" w14:textId="77777777" w:rsidR="001C7744" w:rsidRPr="000D6000" w:rsidRDefault="009709BD" w:rsidP="000D6000">
            <w:pPr>
              <w:spacing w:after="120"/>
              <w:rPr>
                <w:rFonts w:eastAsia="Calibri"/>
                <w:color w:val="000000"/>
                <w:sz w:val="20"/>
                <w:szCs w:val="20"/>
              </w:rPr>
            </w:pPr>
            <w:r w:rsidRPr="000D6000">
              <w:rPr>
                <w:rFonts w:eastAsia="Calibri"/>
                <w:color w:val="000000"/>
                <w:sz w:val="20"/>
                <w:szCs w:val="20"/>
              </w:rPr>
              <w:t>Nombre de la Actividad</w:t>
            </w:r>
          </w:p>
        </w:tc>
        <w:tc>
          <w:tcPr>
            <w:tcW w:w="6706" w:type="dxa"/>
            <w:shd w:val="clear" w:color="auto" w:fill="auto"/>
            <w:vAlign w:val="center"/>
          </w:tcPr>
          <w:p w14:paraId="1FBC1135" w14:textId="77777777" w:rsidR="001C7744" w:rsidRPr="000D6000" w:rsidRDefault="001C7744" w:rsidP="000D6000">
            <w:pPr>
              <w:spacing w:after="120"/>
              <w:rPr>
                <w:rFonts w:eastAsia="Calibri"/>
                <w:color w:val="000000"/>
                <w:sz w:val="20"/>
                <w:szCs w:val="20"/>
              </w:rPr>
            </w:pPr>
          </w:p>
        </w:tc>
      </w:tr>
      <w:tr w:rsidR="001C7744" w:rsidRPr="000D6000" w14:paraId="0959100E" w14:textId="77777777">
        <w:trPr>
          <w:trHeight w:val="806"/>
        </w:trPr>
        <w:tc>
          <w:tcPr>
            <w:tcW w:w="2835" w:type="dxa"/>
            <w:shd w:val="clear" w:color="auto" w:fill="FAC896"/>
            <w:vAlign w:val="center"/>
          </w:tcPr>
          <w:p w14:paraId="77F6D968" w14:textId="77777777" w:rsidR="001C7744" w:rsidRPr="000D6000" w:rsidRDefault="009709BD" w:rsidP="000D6000">
            <w:pPr>
              <w:spacing w:after="120"/>
              <w:rPr>
                <w:rFonts w:eastAsia="Calibri"/>
                <w:color w:val="000000"/>
                <w:sz w:val="20"/>
                <w:szCs w:val="20"/>
              </w:rPr>
            </w:pPr>
            <w:r w:rsidRPr="000D6000">
              <w:rPr>
                <w:rFonts w:eastAsia="Calibri"/>
                <w:color w:val="000000"/>
                <w:sz w:val="20"/>
                <w:szCs w:val="20"/>
              </w:rPr>
              <w:t>Objetivo de la actividad</w:t>
            </w:r>
          </w:p>
        </w:tc>
        <w:tc>
          <w:tcPr>
            <w:tcW w:w="6706" w:type="dxa"/>
            <w:shd w:val="clear" w:color="auto" w:fill="auto"/>
            <w:vAlign w:val="center"/>
          </w:tcPr>
          <w:p w14:paraId="53FF6F2E" w14:textId="77777777" w:rsidR="001C7744" w:rsidRPr="000D6000" w:rsidRDefault="001C7744" w:rsidP="000D6000">
            <w:pPr>
              <w:spacing w:after="120"/>
              <w:rPr>
                <w:rFonts w:eastAsia="Calibri"/>
                <w:color w:val="000000"/>
                <w:sz w:val="20"/>
                <w:szCs w:val="20"/>
              </w:rPr>
            </w:pPr>
          </w:p>
        </w:tc>
      </w:tr>
      <w:tr w:rsidR="001C7744" w:rsidRPr="000D6000" w14:paraId="6BE1774C" w14:textId="77777777">
        <w:trPr>
          <w:trHeight w:val="806"/>
        </w:trPr>
        <w:tc>
          <w:tcPr>
            <w:tcW w:w="2835" w:type="dxa"/>
            <w:shd w:val="clear" w:color="auto" w:fill="FAC896"/>
            <w:vAlign w:val="center"/>
          </w:tcPr>
          <w:p w14:paraId="38C9A27B" w14:textId="77777777" w:rsidR="001C7744" w:rsidRPr="000D6000" w:rsidRDefault="009709BD" w:rsidP="000D6000">
            <w:pPr>
              <w:spacing w:after="120"/>
              <w:rPr>
                <w:rFonts w:eastAsia="Calibri"/>
                <w:color w:val="000000"/>
                <w:sz w:val="20"/>
                <w:szCs w:val="20"/>
              </w:rPr>
            </w:pPr>
            <w:r w:rsidRPr="000D6000">
              <w:rPr>
                <w:rFonts w:eastAsia="Calibri"/>
                <w:color w:val="000000"/>
                <w:sz w:val="20"/>
                <w:szCs w:val="20"/>
              </w:rPr>
              <w:t>Tipo de actividad sugerida</w:t>
            </w:r>
          </w:p>
        </w:tc>
        <w:tc>
          <w:tcPr>
            <w:tcW w:w="6706" w:type="dxa"/>
            <w:shd w:val="clear" w:color="auto" w:fill="auto"/>
            <w:vAlign w:val="center"/>
          </w:tcPr>
          <w:p w14:paraId="2A6B27C5" w14:textId="77777777" w:rsidR="001C7744" w:rsidRPr="000D6000" w:rsidRDefault="009709BD" w:rsidP="000D6000">
            <w:pPr>
              <w:spacing w:after="120"/>
              <w:rPr>
                <w:rFonts w:eastAsia="Calibri"/>
                <w:color w:val="000000"/>
                <w:sz w:val="20"/>
                <w:szCs w:val="20"/>
              </w:rPr>
            </w:pPr>
            <w:r w:rsidRPr="000D6000">
              <w:rPr>
                <w:noProof/>
                <w:sz w:val="20"/>
                <w:szCs w:val="20"/>
                <w:lang w:val="en-US" w:eastAsia="en-US"/>
              </w:rPr>
              <w:drawing>
                <wp:inline distT="0" distB="0" distL="0" distR="0" wp14:anchorId="4E38BE3F" wp14:editId="71E752E5">
                  <wp:extent cx="4169410" cy="2410460"/>
                  <wp:effectExtent l="0" t="0" r="0" b="0"/>
                  <wp:docPr id="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4169410" cy="2410460"/>
                          </a:xfrm>
                          <a:prstGeom prst="rect">
                            <a:avLst/>
                          </a:prstGeom>
                          <a:ln/>
                        </pic:spPr>
                      </pic:pic>
                    </a:graphicData>
                  </a:graphic>
                </wp:inline>
              </w:drawing>
            </w:r>
          </w:p>
        </w:tc>
      </w:tr>
      <w:tr w:rsidR="001C7744" w:rsidRPr="000D6000" w14:paraId="07360868" w14:textId="77777777">
        <w:trPr>
          <w:trHeight w:val="806"/>
        </w:trPr>
        <w:tc>
          <w:tcPr>
            <w:tcW w:w="2835" w:type="dxa"/>
            <w:shd w:val="clear" w:color="auto" w:fill="FAC896"/>
            <w:vAlign w:val="center"/>
          </w:tcPr>
          <w:p w14:paraId="43AA8A6E" w14:textId="77777777" w:rsidR="001C7744" w:rsidRPr="000D6000" w:rsidRDefault="009709BD" w:rsidP="000D6000">
            <w:pPr>
              <w:spacing w:after="120"/>
              <w:rPr>
                <w:rFonts w:eastAsia="Calibri"/>
                <w:b/>
                <w:color w:val="000000"/>
                <w:sz w:val="20"/>
                <w:szCs w:val="20"/>
              </w:rPr>
            </w:pPr>
            <w:r w:rsidRPr="000D6000">
              <w:rPr>
                <w:rFonts w:eastAsia="Calibri"/>
                <w:b/>
                <w:color w:val="000000"/>
                <w:sz w:val="20"/>
                <w:szCs w:val="20"/>
              </w:rPr>
              <w:t xml:space="preserve">Archivo de la actividad </w:t>
            </w:r>
          </w:p>
          <w:p w14:paraId="008D867D" w14:textId="77777777" w:rsidR="001C7744" w:rsidRPr="000D6000" w:rsidRDefault="009709BD" w:rsidP="000D6000">
            <w:pPr>
              <w:spacing w:after="120"/>
              <w:rPr>
                <w:rFonts w:eastAsia="Calibri"/>
                <w:b/>
                <w:color w:val="000000"/>
                <w:sz w:val="20"/>
                <w:szCs w:val="20"/>
              </w:rPr>
            </w:pPr>
            <w:r w:rsidRPr="000D6000">
              <w:rPr>
                <w:rFonts w:eastAsia="Calibri"/>
                <w:b/>
                <w:color w:val="000000"/>
                <w:sz w:val="20"/>
                <w:szCs w:val="20"/>
              </w:rPr>
              <w:t>(Anexo donde se describe la actividad propuesta)</w:t>
            </w:r>
          </w:p>
        </w:tc>
        <w:tc>
          <w:tcPr>
            <w:tcW w:w="6706" w:type="dxa"/>
            <w:shd w:val="clear" w:color="auto" w:fill="auto"/>
            <w:vAlign w:val="center"/>
          </w:tcPr>
          <w:p w14:paraId="506D2BCC" w14:textId="77777777" w:rsidR="001C7744" w:rsidRPr="000D6000" w:rsidRDefault="001C7744" w:rsidP="000D6000">
            <w:pPr>
              <w:spacing w:after="120"/>
              <w:rPr>
                <w:rFonts w:eastAsia="Calibri"/>
                <w:color w:val="000000"/>
                <w:sz w:val="20"/>
                <w:szCs w:val="20"/>
              </w:rPr>
            </w:pPr>
          </w:p>
        </w:tc>
      </w:tr>
    </w:tbl>
    <w:p w14:paraId="1504ECBA" w14:textId="77777777" w:rsidR="001C7744" w:rsidRPr="000D6000" w:rsidRDefault="001C7744" w:rsidP="000D6000">
      <w:pPr>
        <w:spacing w:after="120"/>
        <w:rPr>
          <w:b/>
          <w:sz w:val="20"/>
          <w:szCs w:val="20"/>
        </w:rPr>
      </w:pPr>
    </w:p>
    <w:p w14:paraId="78FA588F" w14:textId="77777777" w:rsidR="001C7744" w:rsidRPr="000D6000" w:rsidRDefault="009709BD" w:rsidP="000D6000">
      <w:pPr>
        <w:numPr>
          <w:ilvl w:val="0"/>
          <w:numId w:val="4"/>
        </w:numPr>
        <w:pBdr>
          <w:top w:val="nil"/>
          <w:left w:val="nil"/>
          <w:bottom w:val="nil"/>
          <w:right w:val="nil"/>
          <w:between w:val="nil"/>
        </w:pBdr>
        <w:spacing w:after="120"/>
        <w:ind w:left="284" w:hanging="284"/>
        <w:jc w:val="both"/>
        <w:rPr>
          <w:b/>
          <w:color w:val="000000"/>
          <w:sz w:val="20"/>
          <w:szCs w:val="20"/>
        </w:rPr>
      </w:pPr>
      <w:r w:rsidRPr="000D6000">
        <w:rPr>
          <w:b/>
          <w:color w:val="000000"/>
          <w:sz w:val="20"/>
          <w:szCs w:val="20"/>
        </w:rPr>
        <w:t xml:space="preserve">MATERIAL COMPLEMENTARIO: </w:t>
      </w:r>
    </w:p>
    <w:p w14:paraId="3724609C" w14:textId="77777777" w:rsidR="001C7744" w:rsidRPr="000D6000" w:rsidRDefault="001C7744" w:rsidP="000D6000">
      <w:pPr>
        <w:spacing w:after="120"/>
        <w:rPr>
          <w:sz w:val="20"/>
          <w:szCs w:val="20"/>
        </w:rPr>
      </w:pPr>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2517"/>
        <w:gridCol w:w="2517"/>
        <w:gridCol w:w="2519"/>
        <w:gridCol w:w="2519"/>
      </w:tblGrid>
      <w:tr w:rsidR="001C7744" w:rsidRPr="000D6000" w14:paraId="367F5B73" w14:textId="77777777" w:rsidTr="007657EC">
        <w:trPr>
          <w:trHeight w:val="658"/>
        </w:trPr>
        <w:tc>
          <w:tcPr>
            <w:tcW w:w="2517" w:type="dxa"/>
            <w:shd w:val="clear" w:color="auto" w:fill="F9CB9C"/>
            <w:tcMar>
              <w:top w:w="100" w:type="dxa"/>
              <w:left w:w="100" w:type="dxa"/>
              <w:bottom w:w="100" w:type="dxa"/>
              <w:right w:w="100" w:type="dxa"/>
            </w:tcMar>
            <w:vAlign w:val="center"/>
          </w:tcPr>
          <w:p w14:paraId="099B017D" w14:textId="77777777" w:rsidR="001C7744" w:rsidRPr="000D6000" w:rsidRDefault="009709BD" w:rsidP="000D6000">
            <w:pPr>
              <w:spacing w:after="120"/>
              <w:jc w:val="center"/>
              <w:rPr>
                <w:b/>
                <w:sz w:val="20"/>
                <w:szCs w:val="20"/>
              </w:rPr>
            </w:pPr>
            <w:r w:rsidRPr="000D6000">
              <w:rPr>
                <w:b/>
                <w:sz w:val="20"/>
                <w:szCs w:val="20"/>
              </w:rPr>
              <w:t>Tema</w:t>
            </w:r>
          </w:p>
        </w:tc>
        <w:tc>
          <w:tcPr>
            <w:tcW w:w="2517" w:type="dxa"/>
            <w:shd w:val="clear" w:color="auto" w:fill="F9CB9C"/>
            <w:tcMar>
              <w:top w:w="100" w:type="dxa"/>
              <w:left w:w="100" w:type="dxa"/>
              <w:bottom w:w="100" w:type="dxa"/>
              <w:right w:w="100" w:type="dxa"/>
            </w:tcMar>
            <w:vAlign w:val="center"/>
          </w:tcPr>
          <w:p w14:paraId="1A94D076" w14:textId="77777777" w:rsidR="001C7744" w:rsidRPr="000D6000" w:rsidRDefault="009709BD" w:rsidP="000D6000">
            <w:pPr>
              <w:spacing w:after="120"/>
              <w:jc w:val="center"/>
              <w:rPr>
                <w:b/>
                <w:color w:val="000000"/>
                <w:sz w:val="20"/>
                <w:szCs w:val="20"/>
              </w:rPr>
            </w:pPr>
            <w:r w:rsidRPr="000D6000">
              <w:rPr>
                <w:b/>
                <w:sz w:val="20"/>
                <w:szCs w:val="20"/>
              </w:rPr>
              <w:t>Referencia APA del Material</w:t>
            </w:r>
          </w:p>
        </w:tc>
        <w:tc>
          <w:tcPr>
            <w:tcW w:w="2519" w:type="dxa"/>
            <w:shd w:val="clear" w:color="auto" w:fill="F9CB9C"/>
            <w:tcMar>
              <w:top w:w="100" w:type="dxa"/>
              <w:left w:w="100" w:type="dxa"/>
              <w:bottom w:w="100" w:type="dxa"/>
              <w:right w:w="100" w:type="dxa"/>
            </w:tcMar>
            <w:vAlign w:val="center"/>
          </w:tcPr>
          <w:p w14:paraId="5A0DED3F" w14:textId="77777777" w:rsidR="001C7744" w:rsidRPr="000D6000" w:rsidRDefault="009709BD" w:rsidP="000D6000">
            <w:pPr>
              <w:spacing w:after="120"/>
              <w:jc w:val="center"/>
              <w:rPr>
                <w:b/>
                <w:sz w:val="20"/>
                <w:szCs w:val="20"/>
              </w:rPr>
            </w:pPr>
            <w:r w:rsidRPr="000D6000">
              <w:rPr>
                <w:b/>
                <w:sz w:val="20"/>
                <w:szCs w:val="20"/>
              </w:rPr>
              <w:t>Tipo de material</w:t>
            </w:r>
          </w:p>
          <w:p w14:paraId="6353746F" w14:textId="77777777" w:rsidR="001C7744" w:rsidRPr="000D6000" w:rsidRDefault="009709BD" w:rsidP="000D6000">
            <w:pPr>
              <w:spacing w:after="120"/>
              <w:jc w:val="center"/>
              <w:rPr>
                <w:b/>
                <w:color w:val="000000"/>
                <w:sz w:val="20"/>
                <w:szCs w:val="20"/>
              </w:rPr>
            </w:pPr>
            <w:r w:rsidRPr="000D6000">
              <w:rPr>
                <w:b/>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13A6AB68" w14:textId="77777777" w:rsidR="001C7744" w:rsidRPr="000D6000" w:rsidRDefault="009709BD" w:rsidP="000D6000">
            <w:pPr>
              <w:spacing w:after="120"/>
              <w:jc w:val="center"/>
              <w:rPr>
                <w:b/>
                <w:sz w:val="20"/>
                <w:szCs w:val="20"/>
              </w:rPr>
            </w:pPr>
            <w:r w:rsidRPr="000D6000">
              <w:rPr>
                <w:b/>
                <w:sz w:val="20"/>
                <w:szCs w:val="20"/>
              </w:rPr>
              <w:t>Enlace del Recurso o</w:t>
            </w:r>
          </w:p>
          <w:p w14:paraId="7C0A6987" w14:textId="77777777" w:rsidR="001C7744" w:rsidRPr="000D6000" w:rsidRDefault="009709BD" w:rsidP="000D6000">
            <w:pPr>
              <w:spacing w:after="120"/>
              <w:jc w:val="center"/>
              <w:rPr>
                <w:b/>
                <w:color w:val="000000"/>
                <w:sz w:val="20"/>
                <w:szCs w:val="20"/>
              </w:rPr>
            </w:pPr>
            <w:r w:rsidRPr="000D6000">
              <w:rPr>
                <w:b/>
                <w:sz w:val="20"/>
                <w:szCs w:val="20"/>
              </w:rPr>
              <w:t>Archivo del documento o material</w:t>
            </w:r>
          </w:p>
        </w:tc>
      </w:tr>
      <w:tr w:rsidR="00551285" w:rsidRPr="000D6000" w14:paraId="32D870B0" w14:textId="77777777" w:rsidTr="00551285">
        <w:trPr>
          <w:trHeight w:val="1334"/>
        </w:trPr>
        <w:tc>
          <w:tcPr>
            <w:tcW w:w="2517" w:type="dxa"/>
            <w:vMerge w:val="restart"/>
            <w:tcMar>
              <w:top w:w="100" w:type="dxa"/>
              <w:left w:w="100" w:type="dxa"/>
              <w:bottom w:w="100" w:type="dxa"/>
              <w:right w:w="100" w:type="dxa"/>
            </w:tcMar>
            <w:vAlign w:val="center"/>
          </w:tcPr>
          <w:p w14:paraId="4EE42AE9" w14:textId="69166A78" w:rsidR="00551285" w:rsidRPr="000D6000" w:rsidRDefault="00551285" w:rsidP="00551285">
            <w:pPr>
              <w:spacing w:after="120"/>
              <w:rPr>
                <w:sz w:val="20"/>
                <w:szCs w:val="20"/>
              </w:rPr>
            </w:pPr>
            <w:r>
              <w:rPr>
                <w:sz w:val="20"/>
                <w:szCs w:val="20"/>
              </w:rPr>
              <w:t>Inventarios</w:t>
            </w:r>
          </w:p>
        </w:tc>
        <w:tc>
          <w:tcPr>
            <w:tcW w:w="2517" w:type="dxa"/>
            <w:tcMar>
              <w:top w:w="100" w:type="dxa"/>
              <w:left w:w="100" w:type="dxa"/>
              <w:bottom w:w="100" w:type="dxa"/>
              <w:right w:w="100" w:type="dxa"/>
            </w:tcMar>
            <w:vAlign w:val="center"/>
          </w:tcPr>
          <w:p w14:paraId="418B5DBD" w14:textId="61EB06EF" w:rsidR="00676021" w:rsidRPr="00676021" w:rsidRDefault="00551285" w:rsidP="00676021">
            <w:pPr>
              <w:spacing w:after="120"/>
              <w:rPr>
                <w:ins w:id="106" w:author="JHON JAIRO RODRIGUEZ PEREZ" w:date="2022-06-05T23:31:00Z"/>
                <w:sz w:val="20"/>
                <w:szCs w:val="20"/>
              </w:rPr>
            </w:pPr>
            <w:bookmarkStart w:id="107" w:name="_Hlk79396183"/>
            <w:r w:rsidRPr="000D6000">
              <w:rPr>
                <w:sz w:val="20"/>
                <w:szCs w:val="20"/>
              </w:rPr>
              <w:t xml:space="preserve">Resolución   1403 de 2007. </w:t>
            </w:r>
            <w:ins w:id="108" w:author="JHON JAIRO RODRIGUEZ PEREZ" w:date="2022-06-05T23:33:00Z">
              <w:r w:rsidR="00676021">
                <w:rPr>
                  <w:sz w:val="20"/>
                  <w:szCs w:val="20"/>
                </w:rPr>
                <w:t>[</w:t>
              </w:r>
            </w:ins>
            <w:r w:rsidRPr="000D6000">
              <w:rPr>
                <w:sz w:val="20"/>
                <w:szCs w:val="20"/>
              </w:rPr>
              <w:t>Ministerio de la Protección social</w:t>
            </w:r>
            <w:ins w:id="109" w:author="JHON JAIRO RODRIGUEZ PEREZ" w:date="2022-06-05T23:32:00Z">
              <w:r w:rsidR="00676021">
                <w:rPr>
                  <w:sz w:val="20"/>
                  <w:szCs w:val="20"/>
                </w:rPr>
                <w:t>]</w:t>
              </w:r>
            </w:ins>
            <w:r w:rsidRPr="000D6000">
              <w:rPr>
                <w:sz w:val="20"/>
                <w:szCs w:val="20"/>
              </w:rPr>
              <w:t xml:space="preserve">. </w:t>
            </w:r>
            <w:ins w:id="110" w:author="JHON JAIRO RODRIGUEZ PEREZ" w:date="2022-06-05T23:31:00Z">
              <w:r w:rsidR="00676021" w:rsidRPr="00676021">
                <w:rPr>
                  <w:sz w:val="20"/>
                  <w:szCs w:val="20"/>
                </w:rPr>
                <w:t xml:space="preserve">Por la cual se determina el Modelo de Gestión del Servicio Farmacéutico, se </w:t>
              </w:r>
            </w:ins>
          </w:p>
          <w:p w14:paraId="224F0836" w14:textId="2D302D76" w:rsidR="00551285" w:rsidRPr="000D6000" w:rsidRDefault="00676021" w:rsidP="00676021">
            <w:pPr>
              <w:spacing w:after="120"/>
              <w:rPr>
                <w:sz w:val="20"/>
                <w:szCs w:val="20"/>
              </w:rPr>
            </w:pPr>
            <w:ins w:id="111" w:author="JHON JAIRO RODRIGUEZ PEREZ" w:date="2022-06-05T23:31:00Z">
              <w:r w:rsidRPr="00676021">
                <w:rPr>
                  <w:sz w:val="20"/>
                  <w:szCs w:val="20"/>
                </w:rPr>
                <w:t>adopta el Manual de Condiciones Esenciales y Procedimientos y se dictan otras</w:t>
              </w:r>
            </w:ins>
            <w:ins w:id="112" w:author="JHON JAIRO RODRIGUEZ PEREZ" w:date="2022-06-05T23:33:00Z">
              <w:r>
                <w:rPr>
                  <w:sz w:val="20"/>
                  <w:szCs w:val="20"/>
                </w:rPr>
                <w:t xml:space="preserve"> </w:t>
              </w:r>
            </w:ins>
            <w:ins w:id="113" w:author="JHON JAIRO RODRIGUEZ PEREZ" w:date="2022-06-05T23:31:00Z">
              <w:r w:rsidRPr="00676021">
                <w:rPr>
                  <w:sz w:val="20"/>
                  <w:szCs w:val="20"/>
                </w:rPr>
                <w:t>disposiciones</w:t>
              </w:r>
              <w:r>
                <w:rPr>
                  <w:sz w:val="20"/>
                  <w:szCs w:val="20"/>
                </w:rPr>
                <w:t>.</w:t>
              </w:r>
            </w:ins>
            <w:del w:id="114" w:author="JHON JAIRO RODRIGUEZ PEREZ" w:date="2022-06-05T23:33:00Z">
              <w:r w:rsidR="00551285" w:rsidRPr="000D6000" w:rsidDel="00676021">
                <w:rPr>
                  <w:sz w:val="20"/>
                  <w:szCs w:val="20"/>
                </w:rPr>
                <w:delText>Bogotá,</w:delText>
              </w:r>
            </w:del>
            <w:r w:rsidR="00551285" w:rsidRPr="000D6000">
              <w:rPr>
                <w:sz w:val="20"/>
                <w:szCs w:val="20"/>
              </w:rPr>
              <w:t xml:space="preserve"> 14 de mayo 2007.</w:t>
            </w:r>
            <w:bookmarkEnd w:id="107"/>
          </w:p>
        </w:tc>
        <w:tc>
          <w:tcPr>
            <w:tcW w:w="2519" w:type="dxa"/>
            <w:tcMar>
              <w:top w:w="100" w:type="dxa"/>
              <w:left w:w="100" w:type="dxa"/>
              <w:bottom w:w="100" w:type="dxa"/>
              <w:right w:w="100" w:type="dxa"/>
            </w:tcMar>
            <w:vAlign w:val="center"/>
          </w:tcPr>
          <w:p w14:paraId="4CFAB1BE" w14:textId="77777777" w:rsidR="00551285" w:rsidRPr="000D6000" w:rsidRDefault="00551285" w:rsidP="00551285">
            <w:pPr>
              <w:spacing w:after="120"/>
              <w:jc w:val="center"/>
              <w:rPr>
                <w:sz w:val="20"/>
                <w:szCs w:val="20"/>
              </w:rPr>
            </w:pPr>
            <w:r w:rsidRPr="000D6000">
              <w:rPr>
                <w:sz w:val="20"/>
                <w:szCs w:val="20"/>
              </w:rPr>
              <w:t>Documento</w:t>
            </w:r>
          </w:p>
        </w:tc>
        <w:tc>
          <w:tcPr>
            <w:tcW w:w="2519" w:type="dxa"/>
            <w:tcMar>
              <w:top w:w="100" w:type="dxa"/>
              <w:left w:w="100" w:type="dxa"/>
              <w:bottom w:w="100" w:type="dxa"/>
              <w:right w:w="100" w:type="dxa"/>
            </w:tcMar>
            <w:vAlign w:val="center"/>
          </w:tcPr>
          <w:p w14:paraId="4881B3B8" w14:textId="61300D16" w:rsidR="00551285" w:rsidRPr="000D6000" w:rsidRDefault="00551285" w:rsidP="00551285">
            <w:pPr>
              <w:spacing w:after="120"/>
              <w:rPr>
                <w:sz w:val="20"/>
                <w:szCs w:val="20"/>
              </w:rPr>
            </w:pPr>
            <w:r w:rsidRPr="000D6000">
              <w:rPr>
                <w:sz w:val="20"/>
                <w:szCs w:val="20"/>
              </w:rPr>
              <w:t>Anexos/Anexo4_CF017_resolución_1403_2007.pdf</w:t>
            </w:r>
          </w:p>
        </w:tc>
      </w:tr>
      <w:tr w:rsidR="00551285" w:rsidRPr="000D6000" w14:paraId="311A2782" w14:textId="77777777" w:rsidTr="00551285">
        <w:trPr>
          <w:trHeight w:val="182"/>
        </w:trPr>
        <w:tc>
          <w:tcPr>
            <w:tcW w:w="2517" w:type="dxa"/>
            <w:vMerge/>
            <w:tcMar>
              <w:top w:w="100" w:type="dxa"/>
              <w:left w:w="100" w:type="dxa"/>
              <w:bottom w:w="100" w:type="dxa"/>
              <w:right w:w="100" w:type="dxa"/>
            </w:tcMar>
            <w:vAlign w:val="center"/>
          </w:tcPr>
          <w:p w14:paraId="1E5CF9C8" w14:textId="1BFF5ABB" w:rsidR="00551285" w:rsidRPr="000D6000" w:rsidRDefault="00551285" w:rsidP="00551285">
            <w:pPr>
              <w:spacing w:after="120"/>
              <w:rPr>
                <w:sz w:val="20"/>
                <w:szCs w:val="20"/>
              </w:rPr>
            </w:pPr>
          </w:p>
        </w:tc>
        <w:tc>
          <w:tcPr>
            <w:tcW w:w="2517" w:type="dxa"/>
            <w:tcMar>
              <w:top w:w="100" w:type="dxa"/>
              <w:left w:w="100" w:type="dxa"/>
              <w:bottom w:w="100" w:type="dxa"/>
              <w:right w:w="100" w:type="dxa"/>
            </w:tcMar>
            <w:vAlign w:val="center"/>
          </w:tcPr>
          <w:p w14:paraId="41D7F8BD" w14:textId="239BD2AC" w:rsidR="00182C48" w:rsidRPr="00182C48" w:rsidRDefault="00551285" w:rsidP="00182C48">
            <w:pPr>
              <w:spacing w:after="120"/>
              <w:rPr>
                <w:ins w:id="115" w:author="JHON JAIRO RODRIGUEZ PEREZ" w:date="2022-06-05T23:34:00Z"/>
                <w:sz w:val="20"/>
                <w:szCs w:val="20"/>
              </w:rPr>
            </w:pPr>
            <w:r w:rsidRPr="000D6000">
              <w:rPr>
                <w:sz w:val="20"/>
                <w:szCs w:val="20"/>
              </w:rPr>
              <w:t xml:space="preserve">Decreto 780 de 2016. </w:t>
            </w:r>
            <w:ins w:id="116" w:author="JHON JAIRO RODRIGUEZ PEREZ" w:date="2022-06-05T23:35:00Z">
              <w:r w:rsidR="00182C48">
                <w:rPr>
                  <w:sz w:val="20"/>
                  <w:szCs w:val="20"/>
                </w:rPr>
                <w:t>[</w:t>
              </w:r>
            </w:ins>
            <w:r w:rsidRPr="000D6000">
              <w:rPr>
                <w:sz w:val="20"/>
                <w:szCs w:val="20"/>
              </w:rPr>
              <w:t>Ministerio de Salud y Protección-Social</w:t>
            </w:r>
            <w:ins w:id="117" w:author="JHON JAIRO RODRIGUEZ PEREZ" w:date="2022-06-05T23:35:00Z">
              <w:r w:rsidR="00182C48">
                <w:rPr>
                  <w:sz w:val="20"/>
                  <w:szCs w:val="20"/>
                </w:rPr>
                <w:t>]</w:t>
              </w:r>
            </w:ins>
            <w:r w:rsidRPr="000D6000">
              <w:rPr>
                <w:sz w:val="20"/>
                <w:szCs w:val="20"/>
              </w:rPr>
              <w:t>.</w:t>
            </w:r>
            <w:ins w:id="118" w:author="JHON JAIRO RODRIGUEZ PEREZ" w:date="2022-06-05T23:34:00Z">
              <w:r w:rsidR="00182C48">
                <w:rPr>
                  <w:sz w:val="20"/>
                  <w:szCs w:val="20"/>
                </w:rPr>
                <w:t xml:space="preserve"> </w:t>
              </w:r>
              <w:r w:rsidR="00182C48" w:rsidRPr="00182C48">
                <w:rPr>
                  <w:sz w:val="20"/>
                  <w:szCs w:val="20"/>
                </w:rPr>
                <w:t>Por medio del cual se expide el Decreto Único Reglamentario del Sector Salud y</w:t>
              </w:r>
            </w:ins>
          </w:p>
          <w:p w14:paraId="6FE736B5" w14:textId="604DDC9E" w:rsidR="00551285" w:rsidRPr="000D6000" w:rsidRDefault="00182C48" w:rsidP="00182C48">
            <w:pPr>
              <w:spacing w:after="120"/>
              <w:rPr>
                <w:sz w:val="20"/>
                <w:szCs w:val="20"/>
              </w:rPr>
            </w:pPr>
            <w:ins w:id="119" w:author="JHON JAIRO RODRIGUEZ PEREZ" w:date="2022-06-05T23:34:00Z">
              <w:r w:rsidRPr="00182C48">
                <w:rPr>
                  <w:sz w:val="20"/>
                  <w:szCs w:val="20"/>
                </w:rPr>
                <w:t>Protección Social</w:t>
              </w:r>
            </w:ins>
            <w:ins w:id="120" w:author="JHON JAIRO RODRIGUEZ PEREZ" w:date="2022-06-05T23:35:00Z">
              <w:r>
                <w:rPr>
                  <w:sz w:val="20"/>
                  <w:szCs w:val="20"/>
                </w:rPr>
                <w:t>. 6 mayo de 2016.</w:t>
              </w:r>
            </w:ins>
          </w:p>
        </w:tc>
        <w:tc>
          <w:tcPr>
            <w:tcW w:w="2519" w:type="dxa"/>
            <w:tcMar>
              <w:top w:w="100" w:type="dxa"/>
              <w:left w:w="100" w:type="dxa"/>
              <w:bottom w:w="100" w:type="dxa"/>
              <w:right w:w="100" w:type="dxa"/>
            </w:tcMar>
            <w:vAlign w:val="center"/>
          </w:tcPr>
          <w:p w14:paraId="142AC1C8" w14:textId="77777777" w:rsidR="00551285" w:rsidRPr="000D6000" w:rsidRDefault="00551285" w:rsidP="00551285">
            <w:pPr>
              <w:spacing w:after="120"/>
              <w:jc w:val="center"/>
              <w:rPr>
                <w:sz w:val="20"/>
                <w:szCs w:val="20"/>
              </w:rPr>
            </w:pPr>
            <w:r w:rsidRPr="000D6000">
              <w:rPr>
                <w:sz w:val="20"/>
                <w:szCs w:val="20"/>
              </w:rPr>
              <w:t>Documento</w:t>
            </w:r>
          </w:p>
        </w:tc>
        <w:tc>
          <w:tcPr>
            <w:tcW w:w="2519" w:type="dxa"/>
            <w:tcMar>
              <w:top w:w="100" w:type="dxa"/>
              <w:left w:w="100" w:type="dxa"/>
              <w:bottom w:w="100" w:type="dxa"/>
              <w:right w:w="100" w:type="dxa"/>
            </w:tcMar>
            <w:vAlign w:val="center"/>
          </w:tcPr>
          <w:p w14:paraId="34796B67" w14:textId="5013487B" w:rsidR="00551285" w:rsidRPr="000D6000" w:rsidRDefault="00551285" w:rsidP="00551285">
            <w:pPr>
              <w:spacing w:after="120"/>
              <w:rPr>
                <w:sz w:val="20"/>
                <w:szCs w:val="20"/>
              </w:rPr>
            </w:pPr>
            <w:r w:rsidRPr="000D6000">
              <w:rPr>
                <w:sz w:val="20"/>
                <w:szCs w:val="20"/>
              </w:rPr>
              <w:t>Anexos/Anexo6_CF017_decreto_780_de_2016_sector_salud_y_protección_social.pdf</w:t>
            </w:r>
          </w:p>
        </w:tc>
      </w:tr>
      <w:tr w:rsidR="00551285" w:rsidRPr="000D6000" w14:paraId="16A49590" w14:textId="77777777" w:rsidTr="00551285">
        <w:trPr>
          <w:trHeight w:val="182"/>
        </w:trPr>
        <w:tc>
          <w:tcPr>
            <w:tcW w:w="2517" w:type="dxa"/>
            <w:vMerge/>
            <w:tcMar>
              <w:top w:w="100" w:type="dxa"/>
              <w:left w:w="100" w:type="dxa"/>
              <w:bottom w:w="100" w:type="dxa"/>
              <w:right w:w="100" w:type="dxa"/>
            </w:tcMar>
            <w:vAlign w:val="center"/>
          </w:tcPr>
          <w:p w14:paraId="52B1630D" w14:textId="77777777" w:rsidR="00551285" w:rsidRPr="000D6000" w:rsidRDefault="00551285" w:rsidP="00551285">
            <w:pPr>
              <w:spacing w:after="120"/>
              <w:rPr>
                <w:sz w:val="20"/>
                <w:szCs w:val="20"/>
              </w:rPr>
            </w:pPr>
          </w:p>
        </w:tc>
        <w:tc>
          <w:tcPr>
            <w:tcW w:w="2517" w:type="dxa"/>
            <w:tcMar>
              <w:top w:w="100" w:type="dxa"/>
              <w:left w:w="100" w:type="dxa"/>
              <w:bottom w:w="100" w:type="dxa"/>
              <w:right w:w="100" w:type="dxa"/>
            </w:tcMar>
            <w:vAlign w:val="center"/>
          </w:tcPr>
          <w:p w14:paraId="7EE75A32" w14:textId="394940F2" w:rsidR="00EF2772" w:rsidRPr="00EF2772" w:rsidRDefault="00EF2772" w:rsidP="00EF2772">
            <w:pPr>
              <w:spacing w:after="120"/>
              <w:rPr>
                <w:ins w:id="121" w:author="JHON JAIRO RODRIGUEZ PEREZ" w:date="2022-06-05T23:41:00Z"/>
                <w:sz w:val="20"/>
                <w:szCs w:val="20"/>
              </w:rPr>
            </w:pPr>
            <w:r w:rsidRPr="000D6000">
              <w:rPr>
                <w:sz w:val="20"/>
                <w:szCs w:val="20"/>
              </w:rPr>
              <w:t>Resoluci</w:t>
            </w:r>
            <w:del w:id="122" w:author="JHON JAIRO RODRIGUEZ PEREZ" w:date="2022-06-05T23:41:00Z">
              <w:r w:rsidRPr="000D6000" w:rsidDel="00EF2772">
                <w:rPr>
                  <w:sz w:val="20"/>
                  <w:szCs w:val="20"/>
                </w:rPr>
                <w:delText>o</w:delText>
              </w:r>
            </w:del>
            <w:ins w:id="123" w:author="JHON JAIRO RODRIGUEZ PEREZ" w:date="2022-06-05T23:41:00Z">
              <w:r>
                <w:rPr>
                  <w:sz w:val="20"/>
                  <w:szCs w:val="20"/>
                </w:rPr>
                <w:t>ó</w:t>
              </w:r>
            </w:ins>
            <w:r w:rsidRPr="000D6000">
              <w:rPr>
                <w:sz w:val="20"/>
                <w:szCs w:val="20"/>
              </w:rPr>
              <w:t xml:space="preserve">n </w:t>
            </w:r>
            <w:r w:rsidR="00551285" w:rsidRPr="000D6000">
              <w:rPr>
                <w:sz w:val="20"/>
                <w:szCs w:val="20"/>
              </w:rPr>
              <w:t xml:space="preserve">2955 2007. </w:t>
            </w:r>
            <w:ins w:id="124" w:author="JHON JAIRO RODRIGUEZ PEREZ" w:date="2022-06-05T23:41:00Z">
              <w:r>
                <w:rPr>
                  <w:sz w:val="20"/>
                  <w:szCs w:val="20"/>
                </w:rPr>
                <w:t>[</w:t>
              </w:r>
            </w:ins>
            <w:r w:rsidR="00551285" w:rsidRPr="000D6000">
              <w:rPr>
                <w:sz w:val="20"/>
                <w:szCs w:val="20"/>
              </w:rPr>
              <w:t>Ministerio de la Protección Social</w:t>
            </w:r>
            <w:ins w:id="125" w:author="JHON JAIRO RODRIGUEZ PEREZ" w:date="2022-06-05T23:41:00Z">
              <w:r>
                <w:rPr>
                  <w:sz w:val="20"/>
                  <w:szCs w:val="20"/>
                </w:rPr>
                <w:t>]</w:t>
              </w:r>
            </w:ins>
            <w:r w:rsidR="00551285" w:rsidRPr="000D6000">
              <w:rPr>
                <w:sz w:val="20"/>
                <w:szCs w:val="20"/>
              </w:rPr>
              <w:t xml:space="preserve">. </w:t>
            </w:r>
            <w:ins w:id="126" w:author="JHON JAIRO RODRIGUEZ PEREZ" w:date="2022-06-05T23:41:00Z">
              <w:r w:rsidRPr="00EF2772">
                <w:rPr>
                  <w:sz w:val="20"/>
                  <w:szCs w:val="20"/>
                </w:rPr>
                <w:t>Por la cual se modifican algunos numerales del Manual de Condiciones Esenciales y</w:t>
              </w:r>
            </w:ins>
          </w:p>
          <w:p w14:paraId="0C7C3876" w14:textId="77777777" w:rsidR="00EF2772" w:rsidRPr="00EF2772" w:rsidRDefault="00EF2772" w:rsidP="00EF2772">
            <w:pPr>
              <w:spacing w:after="120"/>
              <w:rPr>
                <w:ins w:id="127" w:author="JHON JAIRO RODRIGUEZ PEREZ" w:date="2022-06-05T23:41:00Z"/>
                <w:sz w:val="20"/>
                <w:szCs w:val="20"/>
              </w:rPr>
            </w:pPr>
            <w:ins w:id="128" w:author="JHON JAIRO RODRIGUEZ PEREZ" w:date="2022-06-05T23:41:00Z">
              <w:r w:rsidRPr="00EF2772">
                <w:rPr>
                  <w:sz w:val="20"/>
                  <w:szCs w:val="20"/>
                </w:rPr>
                <w:t>Procedimientos del Servicio Farmacéutico, adoptado mediante Resolución 1403 de 2007</w:t>
              </w:r>
            </w:ins>
          </w:p>
          <w:p w14:paraId="7A31D265" w14:textId="6F82D54A" w:rsidR="00551285" w:rsidRPr="000D6000" w:rsidRDefault="00EF2772" w:rsidP="00EF2772">
            <w:pPr>
              <w:spacing w:after="120"/>
              <w:rPr>
                <w:sz w:val="20"/>
                <w:szCs w:val="20"/>
              </w:rPr>
            </w:pPr>
            <w:ins w:id="129" w:author="JHON JAIRO RODRIGUEZ PEREZ" w:date="2022-06-05T23:41:00Z">
              <w:r w:rsidRPr="00EF2772">
                <w:rPr>
                  <w:sz w:val="20"/>
                  <w:szCs w:val="20"/>
                </w:rPr>
                <w:t>y se dictan otras disposiciones.</w:t>
              </w:r>
            </w:ins>
            <w:del w:id="130" w:author="JHON JAIRO RODRIGUEZ PEREZ" w:date="2022-06-05T23:41:00Z">
              <w:r w:rsidR="00551285" w:rsidRPr="000D6000" w:rsidDel="00EF2772">
                <w:rPr>
                  <w:sz w:val="20"/>
                  <w:szCs w:val="20"/>
                </w:rPr>
                <w:delText>Bogotá.</w:delText>
              </w:r>
            </w:del>
            <w:r w:rsidR="00551285" w:rsidRPr="000D6000">
              <w:rPr>
                <w:sz w:val="20"/>
                <w:szCs w:val="20"/>
              </w:rPr>
              <w:t xml:space="preserve"> 27 de agosto 2007.</w:t>
            </w:r>
          </w:p>
        </w:tc>
        <w:tc>
          <w:tcPr>
            <w:tcW w:w="2519" w:type="dxa"/>
            <w:tcMar>
              <w:top w:w="100" w:type="dxa"/>
              <w:left w:w="100" w:type="dxa"/>
              <w:bottom w:w="100" w:type="dxa"/>
              <w:right w:w="100" w:type="dxa"/>
            </w:tcMar>
            <w:vAlign w:val="center"/>
          </w:tcPr>
          <w:p w14:paraId="64616360" w14:textId="063DD771" w:rsidR="00551285" w:rsidRPr="000D6000" w:rsidRDefault="00551285" w:rsidP="00551285">
            <w:pPr>
              <w:spacing w:after="120"/>
              <w:jc w:val="center"/>
              <w:rPr>
                <w:sz w:val="20"/>
                <w:szCs w:val="20"/>
              </w:rPr>
            </w:pPr>
            <w:r w:rsidRPr="000D6000">
              <w:rPr>
                <w:sz w:val="20"/>
                <w:szCs w:val="20"/>
              </w:rPr>
              <w:t>Documento</w:t>
            </w:r>
          </w:p>
        </w:tc>
        <w:tc>
          <w:tcPr>
            <w:tcW w:w="2519" w:type="dxa"/>
            <w:tcMar>
              <w:top w:w="100" w:type="dxa"/>
              <w:left w:w="100" w:type="dxa"/>
              <w:bottom w:w="100" w:type="dxa"/>
              <w:right w:w="100" w:type="dxa"/>
            </w:tcMar>
            <w:vAlign w:val="center"/>
          </w:tcPr>
          <w:p w14:paraId="072E4F4B" w14:textId="0D7EB6DC" w:rsidR="00551285" w:rsidRPr="000D6000" w:rsidRDefault="00551285" w:rsidP="00551285">
            <w:pPr>
              <w:spacing w:after="120"/>
              <w:rPr>
                <w:sz w:val="20"/>
                <w:szCs w:val="20"/>
              </w:rPr>
            </w:pPr>
            <w:r w:rsidRPr="000D6000">
              <w:rPr>
                <w:sz w:val="20"/>
                <w:szCs w:val="20"/>
              </w:rPr>
              <w:t>Anexos/Anexo5_CF017_resolución_2955_de_200.pdf</w:t>
            </w:r>
          </w:p>
        </w:tc>
      </w:tr>
      <w:tr w:rsidR="00127FED" w:rsidRPr="000D6000" w14:paraId="14E3B252" w14:textId="77777777" w:rsidTr="00551285">
        <w:tblPrEx>
          <w:tblCellMar>
            <w:top w:w="0" w:type="dxa"/>
            <w:left w:w="108" w:type="dxa"/>
            <w:bottom w:w="0" w:type="dxa"/>
            <w:right w:w="108" w:type="dxa"/>
          </w:tblCellMar>
        </w:tblPrEx>
        <w:trPr>
          <w:trHeight w:val="182"/>
        </w:trPr>
        <w:tc>
          <w:tcPr>
            <w:tcW w:w="2517" w:type="dxa"/>
            <w:tcMar>
              <w:top w:w="100" w:type="dxa"/>
              <w:left w:w="100" w:type="dxa"/>
              <w:bottom w:w="100" w:type="dxa"/>
              <w:right w:w="100" w:type="dxa"/>
            </w:tcMar>
            <w:vAlign w:val="center"/>
          </w:tcPr>
          <w:p w14:paraId="6E03E68E" w14:textId="115031DC" w:rsidR="00127FED" w:rsidRPr="000D6000" w:rsidRDefault="00127FED" w:rsidP="00551285">
            <w:pPr>
              <w:spacing w:after="120"/>
              <w:rPr>
                <w:sz w:val="20"/>
                <w:szCs w:val="20"/>
              </w:rPr>
            </w:pPr>
            <w:r>
              <w:rPr>
                <w:sz w:val="20"/>
                <w:szCs w:val="20"/>
              </w:rPr>
              <w:t>Sto</w:t>
            </w:r>
            <w:ins w:id="131" w:author="JHON JAIRO RODRIGUEZ PEREZ" w:date="2022-06-05T23:29:00Z">
              <w:r w:rsidR="00676021">
                <w:rPr>
                  <w:sz w:val="20"/>
                  <w:szCs w:val="20"/>
                </w:rPr>
                <w:t xml:space="preserve">  </w:t>
              </w:r>
            </w:ins>
            <w:r>
              <w:rPr>
                <w:sz w:val="20"/>
                <w:szCs w:val="20"/>
              </w:rPr>
              <w:t>ck</w:t>
            </w:r>
          </w:p>
        </w:tc>
        <w:tc>
          <w:tcPr>
            <w:tcW w:w="2517" w:type="dxa"/>
            <w:tcMar>
              <w:top w:w="100" w:type="dxa"/>
              <w:left w:w="100" w:type="dxa"/>
              <w:bottom w:w="100" w:type="dxa"/>
              <w:right w:w="100" w:type="dxa"/>
            </w:tcMar>
            <w:vAlign w:val="center"/>
          </w:tcPr>
          <w:p w14:paraId="26B0BA71" w14:textId="009CC40E" w:rsidR="00127FED" w:rsidRPr="000D6000" w:rsidRDefault="00127FED" w:rsidP="00551285">
            <w:pPr>
              <w:spacing w:after="120"/>
              <w:rPr>
                <w:sz w:val="20"/>
                <w:szCs w:val="20"/>
                <w:lang w:val="es-ES"/>
              </w:rPr>
            </w:pPr>
            <w:r w:rsidRPr="000D6000">
              <w:rPr>
                <w:sz w:val="20"/>
                <w:szCs w:val="20"/>
              </w:rPr>
              <w:t>Kairos, C. (2020</w:t>
            </w:r>
            <w:del w:id="132" w:author="JHON JAIRO RODRIGUEZ PEREZ" w:date="2022-06-05T23:42:00Z">
              <w:r w:rsidRPr="000D6000" w:rsidDel="00421DD8">
                <w:rPr>
                  <w:sz w:val="20"/>
                  <w:szCs w:val="20"/>
                </w:rPr>
                <w:delText>, julio 29</w:delText>
              </w:r>
            </w:del>
            <w:r w:rsidRPr="000D6000">
              <w:rPr>
                <w:sz w:val="20"/>
                <w:szCs w:val="20"/>
              </w:rPr>
              <w:t xml:space="preserve">). </w:t>
            </w:r>
            <w:r w:rsidRPr="00551285">
              <w:rPr>
                <w:i/>
                <w:sz w:val="20"/>
                <w:szCs w:val="20"/>
              </w:rPr>
              <w:t>Manejo de stock en la farmacia</w:t>
            </w:r>
            <w:r w:rsidR="00551285">
              <w:rPr>
                <w:sz w:val="20"/>
                <w:szCs w:val="20"/>
              </w:rPr>
              <w:t xml:space="preserve"> </w:t>
            </w:r>
            <w:del w:id="133" w:author="JHON JAIRO RODRIGUEZ PEREZ" w:date="2022-06-05T23:42:00Z">
              <w:r w:rsidR="00551285" w:rsidDel="00421DD8">
                <w:rPr>
                  <w:sz w:val="20"/>
                  <w:szCs w:val="20"/>
                </w:rPr>
                <w:delText>(</w:delText>
              </w:r>
            </w:del>
            <w:ins w:id="134" w:author="JHON JAIRO RODRIGUEZ PEREZ" w:date="2022-06-05T23:42:00Z">
              <w:r w:rsidR="00421DD8">
                <w:rPr>
                  <w:sz w:val="20"/>
                  <w:szCs w:val="20"/>
                </w:rPr>
                <w:t>[</w:t>
              </w:r>
            </w:ins>
            <w:r w:rsidR="00551285">
              <w:rPr>
                <w:sz w:val="20"/>
                <w:szCs w:val="20"/>
              </w:rPr>
              <w:t>Video</w:t>
            </w:r>
            <w:ins w:id="135" w:author="JHON JAIRO RODRIGUEZ PEREZ" w:date="2022-06-05T23:41:00Z">
              <w:r w:rsidR="00421DD8">
                <w:rPr>
                  <w:sz w:val="20"/>
                  <w:szCs w:val="20"/>
                </w:rPr>
                <w:t>]</w:t>
              </w:r>
            </w:ins>
            <w:del w:id="136" w:author="JHON JAIRO RODRIGUEZ PEREZ" w:date="2022-06-05T23:42:00Z">
              <w:r w:rsidR="00551285" w:rsidDel="00421DD8">
                <w:rPr>
                  <w:sz w:val="20"/>
                  <w:szCs w:val="20"/>
                </w:rPr>
                <w:delText>)</w:delText>
              </w:r>
            </w:del>
            <w:r w:rsidR="00551285">
              <w:rPr>
                <w:sz w:val="20"/>
                <w:szCs w:val="20"/>
              </w:rPr>
              <w:t xml:space="preserve">. YouTube. </w:t>
            </w:r>
            <w:r w:rsidR="00551285" w:rsidRPr="000D6000">
              <w:rPr>
                <w:sz w:val="20"/>
                <w:szCs w:val="20"/>
              </w:rPr>
              <w:t>https://www.youtube.com/watch?v=pOnRvwRfB-8</w:t>
            </w:r>
          </w:p>
        </w:tc>
        <w:tc>
          <w:tcPr>
            <w:tcW w:w="2519" w:type="dxa"/>
            <w:tcMar>
              <w:top w:w="100" w:type="dxa"/>
              <w:left w:w="100" w:type="dxa"/>
              <w:bottom w:w="100" w:type="dxa"/>
              <w:right w:w="100" w:type="dxa"/>
            </w:tcMar>
            <w:vAlign w:val="center"/>
          </w:tcPr>
          <w:p w14:paraId="64ED4768" w14:textId="77777777" w:rsidR="00127FED" w:rsidRPr="000D6000" w:rsidRDefault="00127FED" w:rsidP="00551285">
            <w:pPr>
              <w:spacing w:after="120"/>
              <w:jc w:val="center"/>
              <w:rPr>
                <w:sz w:val="20"/>
                <w:szCs w:val="20"/>
              </w:rPr>
            </w:pPr>
            <w:r w:rsidRPr="000D6000">
              <w:rPr>
                <w:sz w:val="20"/>
                <w:szCs w:val="20"/>
              </w:rPr>
              <w:t>Video</w:t>
            </w:r>
          </w:p>
        </w:tc>
        <w:tc>
          <w:tcPr>
            <w:tcW w:w="2519" w:type="dxa"/>
            <w:tcMar>
              <w:top w:w="100" w:type="dxa"/>
              <w:left w:w="100" w:type="dxa"/>
              <w:bottom w:w="100" w:type="dxa"/>
              <w:right w:w="100" w:type="dxa"/>
            </w:tcMar>
            <w:vAlign w:val="center"/>
          </w:tcPr>
          <w:p w14:paraId="7DD9501F" w14:textId="77777777" w:rsidR="00127FED" w:rsidRPr="000D6000" w:rsidRDefault="00127FED" w:rsidP="00551285">
            <w:pPr>
              <w:spacing w:after="120"/>
              <w:rPr>
                <w:sz w:val="20"/>
                <w:szCs w:val="20"/>
              </w:rPr>
            </w:pPr>
            <w:r w:rsidRPr="000D6000">
              <w:rPr>
                <w:sz w:val="20"/>
                <w:szCs w:val="20"/>
              </w:rPr>
              <w:t>https://www.youtube.com/watch?v=pOnRvwRfB-8</w:t>
            </w:r>
          </w:p>
        </w:tc>
      </w:tr>
    </w:tbl>
    <w:p w14:paraId="38689CFC" w14:textId="77777777" w:rsidR="001C7744" w:rsidRPr="000D6000" w:rsidRDefault="001C7744" w:rsidP="000D6000">
      <w:pPr>
        <w:spacing w:after="120"/>
        <w:rPr>
          <w:sz w:val="20"/>
          <w:szCs w:val="20"/>
        </w:rPr>
      </w:pPr>
    </w:p>
    <w:p w14:paraId="205B4E55" w14:textId="77777777" w:rsidR="001C7744" w:rsidRPr="000D6000" w:rsidRDefault="009709BD" w:rsidP="000D6000">
      <w:pPr>
        <w:numPr>
          <w:ilvl w:val="0"/>
          <w:numId w:val="4"/>
        </w:numPr>
        <w:pBdr>
          <w:top w:val="nil"/>
          <w:left w:val="nil"/>
          <w:bottom w:val="nil"/>
          <w:right w:val="nil"/>
          <w:between w:val="nil"/>
        </w:pBdr>
        <w:spacing w:after="120"/>
        <w:ind w:left="284" w:hanging="284"/>
        <w:jc w:val="both"/>
        <w:rPr>
          <w:b/>
          <w:color w:val="000000"/>
          <w:sz w:val="20"/>
          <w:szCs w:val="20"/>
        </w:rPr>
      </w:pPr>
      <w:r w:rsidRPr="000D6000">
        <w:rPr>
          <w:b/>
          <w:color w:val="000000"/>
          <w:sz w:val="20"/>
          <w:szCs w:val="20"/>
        </w:rPr>
        <w:t xml:space="preserve">GLOSARIO: </w:t>
      </w:r>
    </w:p>
    <w:p w14:paraId="69D8E419" w14:textId="77777777" w:rsidR="001C7744" w:rsidRPr="000D6000" w:rsidRDefault="001C7744" w:rsidP="000D6000">
      <w:pPr>
        <w:pBdr>
          <w:top w:val="nil"/>
          <w:left w:val="nil"/>
          <w:bottom w:val="nil"/>
          <w:right w:val="nil"/>
          <w:between w:val="nil"/>
        </w:pBdr>
        <w:spacing w:after="120"/>
        <w:jc w:val="both"/>
        <w:rPr>
          <w:color w:val="000000"/>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2122"/>
        <w:gridCol w:w="7840"/>
      </w:tblGrid>
      <w:tr w:rsidR="001C7744" w:rsidRPr="000D6000" w14:paraId="20B993E1" w14:textId="77777777">
        <w:trPr>
          <w:trHeight w:val="214"/>
        </w:trPr>
        <w:tc>
          <w:tcPr>
            <w:tcW w:w="2122" w:type="dxa"/>
            <w:shd w:val="clear" w:color="auto" w:fill="F9CB9C"/>
            <w:tcMar>
              <w:top w:w="100" w:type="dxa"/>
              <w:left w:w="100" w:type="dxa"/>
              <w:bottom w:w="100" w:type="dxa"/>
              <w:right w:w="100" w:type="dxa"/>
            </w:tcMar>
          </w:tcPr>
          <w:p w14:paraId="40B38F63" w14:textId="77777777" w:rsidR="001C7744" w:rsidRPr="000D6000" w:rsidRDefault="009709BD" w:rsidP="000D6000">
            <w:pPr>
              <w:spacing w:after="120"/>
              <w:jc w:val="center"/>
              <w:rPr>
                <w:b/>
                <w:color w:val="000000"/>
                <w:sz w:val="20"/>
                <w:szCs w:val="20"/>
              </w:rPr>
            </w:pPr>
            <w:r w:rsidRPr="000D6000">
              <w:rPr>
                <w:b/>
                <w:sz w:val="20"/>
                <w:szCs w:val="20"/>
              </w:rPr>
              <w:t>TÉRMINO</w:t>
            </w:r>
          </w:p>
        </w:tc>
        <w:tc>
          <w:tcPr>
            <w:tcW w:w="7840" w:type="dxa"/>
            <w:shd w:val="clear" w:color="auto" w:fill="F9CB9C"/>
            <w:tcMar>
              <w:top w:w="100" w:type="dxa"/>
              <w:left w:w="100" w:type="dxa"/>
              <w:bottom w:w="100" w:type="dxa"/>
              <w:right w:w="100" w:type="dxa"/>
            </w:tcMar>
          </w:tcPr>
          <w:p w14:paraId="4390AFEB" w14:textId="77777777" w:rsidR="001C7744" w:rsidRPr="000D6000" w:rsidRDefault="009709BD" w:rsidP="000D6000">
            <w:pPr>
              <w:spacing w:after="120"/>
              <w:jc w:val="center"/>
              <w:rPr>
                <w:b/>
                <w:color w:val="000000"/>
                <w:sz w:val="20"/>
                <w:szCs w:val="20"/>
              </w:rPr>
            </w:pPr>
            <w:r w:rsidRPr="000D6000">
              <w:rPr>
                <w:b/>
                <w:color w:val="000000"/>
                <w:sz w:val="20"/>
                <w:szCs w:val="20"/>
              </w:rPr>
              <w:t>SIGNIFICADO</w:t>
            </w:r>
          </w:p>
        </w:tc>
      </w:tr>
      <w:tr w:rsidR="000E3BCC" w:rsidRPr="000D6000" w14:paraId="139D5474" w14:textId="77777777">
        <w:trPr>
          <w:trHeight w:val="253"/>
        </w:trPr>
        <w:tc>
          <w:tcPr>
            <w:tcW w:w="2122" w:type="dxa"/>
            <w:tcMar>
              <w:top w:w="100" w:type="dxa"/>
              <w:left w:w="100" w:type="dxa"/>
              <w:bottom w:w="100" w:type="dxa"/>
              <w:right w:w="100" w:type="dxa"/>
            </w:tcMar>
          </w:tcPr>
          <w:p w14:paraId="0A6AD97C" w14:textId="7E744E74" w:rsidR="000E3BCC" w:rsidRPr="000D6000" w:rsidRDefault="00D53A04" w:rsidP="000D6000">
            <w:pPr>
              <w:spacing w:after="120"/>
              <w:rPr>
                <w:b/>
                <w:bCs/>
                <w:sz w:val="20"/>
                <w:szCs w:val="20"/>
                <w:lang w:val="en-US"/>
              </w:rPr>
            </w:pPr>
            <w:r w:rsidRPr="000D6000">
              <w:rPr>
                <w:b/>
                <w:bCs/>
                <w:sz w:val="20"/>
                <w:szCs w:val="20"/>
              </w:rPr>
              <w:t>Almacén:</w:t>
            </w:r>
          </w:p>
        </w:tc>
        <w:tc>
          <w:tcPr>
            <w:tcW w:w="7840" w:type="dxa"/>
            <w:tcMar>
              <w:top w:w="100" w:type="dxa"/>
              <w:left w:w="100" w:type="dxa"/>
              <w:bottom w:w="100" w:type="dxa"/>
              <w:right w:w="100" w:type="dxa"/>
            </w:tcMar>
          </w:tcPr>
          <w:p w14:paraId="40262D1C" w14:textId="1CB6BB15" w:rsidR="000E3BCC" w:rsidRPr="0068318B" w:rsidRDefault="00373CCF" w:rsidP="000D6000">
            <w:pPr>
              <w:spacing w:after="120"/>
              <w:rPr>
                <w:sz w:val="20"/>
                <w:szCs w:val="20"/>
                <w:rPrChange w:id="137" w:author="JHON JAIRO RODRIGUEZ PEREZ" w:date="2022-06-05T21:07:00Z">
                  <w:rPr>
                    <w:sz w:val="20"/>
                    <w:szCs w:val="20"/>
                    <w:lang w:val="en-US"/>
                  </w:rPr>
                </w:rPrChange>
              </w:rPr>
            </w:pPr>
            <w:ins w:id="138" w:author="JHON JAIRO RODRIGUEZ PEREZ" w:date="2022-06-05T23:42:00Z">
              <w:r>
                <w:rPr>
                  <w:sz w:val="20"/>
                  <w:szCs w:val="20"/>
                </w:rPr>
                <w:t>U</w:t>
              </w:r>
            </w:ins>
            <w:del w:id="139" w:author="JHON JAIRO RODRIGUEZ PEREZ" w:date="2022-06-05T23:42:00Z">
              <w:r w:rsidR="002E26B9" w:rsidDel="00373CCF">
                <w:rPr>
                  <w:sz w:val="20"/>
                  <w:szCs w:val="20"/>
                </w:rPr>
                <w:delText>u</w:delText>
              </w:r>
            </w:del>
            <w:r w:rsidR="00D53A04" w:rsidRPr="000D6000">
              <w:rPr>
                <w:sz w:val="20"/>
                <w:szCs w:val="20"/>
              </w:rPr>
              <w:t>n almacén es el espacio en el que se alojan las mercancías. Además, en este centro se suelen realizar funciones complejas, tales como recepción, preparación de pedidos, etiquetado y expedición.</w:t>
            </w:r>
          </w:p>
        </w:tc>
      </w:tr>
      <w:tr w:rsidR="00F52090" w:rsidRPr="000D6000" w14:paraId="18529585" w14:textId="77777777">
        <w:trPr>
          <w:trHeight w:val="253"/>
        </w:trPr>
        <w:tc>
          <w:tcPr>
            <w:tcW w:w="2122" w:type="dxa"/>
            <w:tcMar>
              <w:top w:w="100" w:type="dxa"/>
              <w:left w:w="100" w:type="dxa"/>
              <w:bottom w:w="100" w:type="dxa"/>
              <w:right w:w="100" w:type="dxa"/>
            </w:tcMar>
          </w:tcPr>
          <w:p w14:paraId="60133189" w14:textId="03554DC6" w:rsidR="00F52090" w:rsidRPr="000D6000" w:rsidRDefault="00D53A04" w:rsidP="000D6000">
            <w:pPr>
              <w:spacing w:after="120"/>
              <w:rPr>
                <w:b/>
                <w:bCs/>
                <w:sz w:val="20"/>
                <w:szCs w:val="20"/>
                <w:lang w:val="en-US"/>
              </w:rPr>
            </w:pPr>
            <w:r w:rsidRPr="000D6000">
              <w:rPr>
                <w:b/>
                <w:bCs/>
                <w:sz w:val="20"/>
                <w:szCs w:val="20"/>
              </w:rPr>
              <w:t>Auditoría de inventarios</w:t>
            </w:r>
          </w:p>
        </w:tc>
        <w:tc>
          <w:tcPr>
            <w:tcW w:w="7840" w:type="dxa"/>
            <w:tcMar>
              <w:top w:w="100" w:type="dxa"/>
              <w:left w:w="100" w:type="dxa"/>
              <w:bottom w:w="100" w:type="dxa"/>
              <w:right w:w="100" w:type="dxa"/>
            </w:tcMar>
          </w:tcPr>
          <w:p w14:paraId="5B604C0E" w14:textId="2933E75A" w:rsidR="00F52090" w:rsidRPr="0068318B" w:rsidRDefault="00373CCF" w:rsidP="000D6000">
            <w:pPr>
              <w:spacing w:after="120"/>
              <w:rPr>
                <w:color w:val="000000"/>
                <w:sz w:val="20"/>
                <w:szCs w:val="20"/>
                <w:rPrChange w:id="140" w:author="JHON JAIRO RODRIGUEZ PEREZ" w:date="2022-06-05T21:07:00Z">
                  <w:rPr>
                    <w:color w:val="000000"/>
                    <w:sz w:val="20"/>
                    <w:szCs w:val="20"/>
                    <w:lang w:val="en-US"/>
                  </w:rPr>
                </w:rPrChange>
              </w:rPr>
            </w:pPr>
            <w:ins w:id="141" w:author="JHON JAIRO RODRIGUEZ PEREZ" w:date="2022-06-05T23:43:00Z">
              <w:r>
                <w:rPr>
                  <w:color w:val="000000"/>
                  <w:sz w:val="20"/>
                  <w:szCs w:val="20"/>
                </w:rPr>
                <w:t>U</w:t>
              </w:r>
            </w:ins>
            <w:del w:id="142" w:author="JHON JAIRO RODRIGUEZ PEREZ" w:date="2022-06-05T23:43:00Z">
              <w:r w:rsidR="002E26B9" w:rsidDel="00373CCF">
                <w:rPr>
                  <w:color w:val="000000"/>
                  <w:sz w:val="20"/>
                  <w:szCs w:val="20"/>
                </w:rPr>
                <w:delText>u</w:delText>
              </w:r>
            </w:del>
            <w:r w:rsidR="00D53A04" w:rsidRPr="000D6000">
              <w:rPr>
                <w:color w:val="000000"/>
                <w:sz w:val="20"/>
                <w:szCs w:val="20"/>
              </w:rPr>
              <w:t>na auditoría de inventarios es un conjunto de procedimientos para comprobar el correcto registro, flujo y valuación de inventarios, así como la correcta aplicación de las técnicas de administración definidas.</w:t>
            </w:r>
          </w:p>
        </w:tc>
      </w:tr>
      <w:tr w:rsidR="00F52090" w:rsidRPr="000D6000" w14:paraId="37FD522F" w14:textId="77777777">
        <w:trPr>
          <w:trHeight w:val="253"/>
        </w:trPr>
        <w:tc>
          <w:tcPr>
            <w:tcW w:w="2122" w:type="dxa"/>
            <w:tcMar>
              <w:top w:w="100" w:type="dxa"/>
              <w:left w:w="100" w:type="dxa"/>
              <w:bottom w:w="100" w:type="dxa"/>
              <w:right w:w="100" w:type="dxa"/>
            </w:tcMar>
          </w:tcPr>
          <w:p w14:paraId="5B05C012" w14:textId="289D7169" w:rsidR="00F52090" w:rsidRPr="000D6000" w:rsidRDefault="00D53A04" w:rsidP="000D6000">
            <w:pPr>
              <w:spacing w:after="120"/>
              <w:rPr>
                <w:b/>
                <w:bCs/>
                <w:sz w:val="20"/>
                <w:szCs w:val="20"/>
                <w:lang w:val="en-US"/>
              </w:rPr>
            </w:pPr>
            <w:r w:rsidRPr="000D6000">
              <w:rPr>
                <w:b/>
                <w:bCs/>
                <w:sz w:val="20"/>
                <w:szCs w:val="20"/>
              </w:rPr>
              <w:t>Cadena de suministro</w:t>
            </w:r>
          </w:p>
        </w:tc>
        <w:tc>
          <w:tcPr>
            <w:tcW w:w="7840" w:type="dxa"/>
            <w:tcMar>
              <w:top w:w="100" w:type="dxa"/>
              <w:left w:w="100" w:type="dxa"/>
              <w:bottom w:w="100" w:type="dxa"/>
              <w:right w:w="100" w:type="dxa"/>
            </w:tcMar>
          </w:tcPr>
          <w:p w14:paraId="06A661A9" w14:textId="473F2F8D" w:rsidR="00F52090" w:rsidRPr="0068318B" w:rsidRDefault="00373CCF" w:rsidP="000D6000">
            <w:pPr>
              <w:spacing w:after="120"/>
              <w:rPr>
                <w:sz w:val="20"/>
                <w:szCs w:val="20"/>
                <w:rPrChange w:id="143" w:author="JHON JAIRO RODRIGUEZ PEREZ" w:date="2022-06-05T21:07:00Z">
                  <w:rPr>
                    <w:sz w:val="20"/>
                    <w:szCs w:val="20"/>
                    <w:lang w:val="en-US"/>
                  </w:rPr>
                </w:rPrChange>
              </w:rPr>
            </w:pPr>
            <w:ins w:id="144" w:author="JHON JAIRO RODRIGUEZ PEREZ" w:date="2022-06-05T23:43:00Z">
              <w:r>
                <w:rPr>
                  <w:sz w:val="20"/>
                  <w:szCs w:val="20"/>
                </w:rPr>
                <w:t>L</w:t>
              </w:r>
            </w:ins>
            <w:del w:id="145" w:author="JHON JAIRO RODRIGUEZ PEREZ" w:date="2022-06-05T23:43:00Z">
              <w:r w:rsidR="002E26B9" w:rsidDel="00373CCF">
                <w:rPr>
                  <w:sz w:val="20"/>
                  <w:szCs w:val="20"/>
                </w:rPr>
                <w:delText>l</w:delText>
              </w:r>
            </w:del>
            <w:r w:rsidR="00D53A04" w:rsidRPr="000D6000">
              <w:rPr>
                <w:sz w:val="20"/>
                <w:szCs w:val="20"/>
              </w:rPr>
              <w:t>a cadena de suministro es el conjunto de procesos, instalaciones, actores y medios involucrados, directa e indirectamente, en la búsqueda de satisfacer las necesidades del cliente.</w:t>
            </w:r>
          </w:p>
        </w:tc>
      </w:tr>
      <w:tr w:rsidR="000E3BCC" w:rsidRPr="000D6000" w14:paraId="3BC24FD9" w14:textId="77777777">
        <w:trPr>
          <w:trHeight w:val="253"/>
        </w:trPr>
        <w:tc>
          <w:tcPr>
            <w:tcW w:w="2122" w:type="dxa"/>
            <w:tcMar>
              <w:top w:w="100" w:type="dxa"/>
              <w:left w:w="100" w:type="dxa"/>
              <w:bottom w:w="100" w:type="dxa"/>
              <w:right w:w="100" w:type="dxa"/>
            </w:tcMar>
          </w:tcPr>
          <w:p w14:paraId="15BDB258" w14:textId="426A1BFA" w:rsidR="000E3BCC" w:rsidRPr="000D6000" w:rsidRDefault="00D53A04" w:rsidP="000D6000">
            <w:pPr>
              <w:spacing w:after="120"/>
              <w:rPr>
                <w:b/>
                <w:bCs/>
                <w:sz w:val="20"/>
                <w:szCs w:val="20"/>
                <w:lang w:val="en-US"/>
              </w:rPr>
            </w:pPr>
            <w:r w:rsidRPr="000D6000">
              <w:rPr>
                <w:b/>
                <w:bCs/>
                <w:sz w:val="20"/>
                <w:szCs w:val="20"/>
              </w:rPr>
              <w:t>Canales de distribución</w:t>
            </w:r>
          </w:p>
        </w:tc>
        <w:tc>
          <w:tcPr>
            <w:tcW w:w="7840" w:type="dxa"/>
            <w:tcMar>
              <w:top w:w="100" w:type="dxa"/>
              <w:left w:w="100" w:type="dxa"/>
              <w:bottom w:w="100" w:type="dxa"/>
              <w:right w:w="100" w:type="dxa"/>
            </w:tcMar>
          </w:tcPr>
          <w:p w14:paraId="296FA965" w14:textId="5E10157A" w:rsidR="000E3BCC" w:rsidRPr="0068318B" w:rsidRDefault="00373CCF" w:rsidP="000D6000">
            <w:pPr>
              <w:spacing w:after="120"/>
              <w:rPr>
                <w:sz w:val="20"/>
                <w:szCs w:val="20"/>
                <w:rPrChange w:id="146" w:author="JHON JAIRO RODRIGUEZ PEREZ" w:date="2022-06-05T21:07:00Z">
                  <w:rPr>
                    <w:sz w:val="20"/>
                    <w:szCs w:val="20"/>
                    <w:lang w:val="en-US"/>
                  </w:rPr>
                </w:rPrChange>
              </w:rPr>
            </w:pPr>
            <w:ins w:id="147" w:author="JHON JAIRO RODRIGUEZ PEREZ" w:date="2022-06-05T23:43:00Z">
              <w:r>
                <w:rPr>
                  <w:sz w:val="20"/>
                  <w:szCs w:val="20"/>
                </w:rPr>
                <w:t>L</w:t>
              </w:r>
            </w:ins>
            <w:del w:id="148" w:author="JHON JAIRO RODRIGUEZ PEREZ" w:date="2022-06-05T23:43:00Z">
              <w:r w:rsidR="002E26B9" w:rsidDel="00373CCF">
                <w:rPr>
                  <w:sz w:val="20"/>
                  <w:szCs w:val="20"/>
                </w:rPr>
                <w:delText>l</w:delText>
              </w:r>
            </w:del>
            <w:r w:rsidR="00D53A04" w:rsidRPr="000D6000">
              <w:rPr>
                <w:sz w:val="20"/>
                <w:szCs w:val="20"/>
              </w:rPr>
              <w:t>os canales de distribución son los caminos que sigue un producto desde que es producido hasta que llega al usuario final, así como las  organizaciones involucradas en dicho proceso.</w:t>
            </w:r>
          </w:p>
        </w:tc>
      </w:tr>
      <w:tr w:rsidR="000E3BCC" w:rsidRPr="000D6000" w14:paraId="15E97368" w14:textId="77777777">
        <w:trPr>
          <w:trHeight w:val="253"/>
        </w:trPr>
        <w:tc>
          <w:tcPr>
            <w:tcW w:w="2122" w:type="dxa"/>
            <w:tcMar>
              <w:top w:w="100" w:type="dxa"/>
              <w:left w:w="100" w:type="dxa"/>
              <w:bottom w:w="100" w:type="dxa"/>
              <w:right w:w="100" w:type="dxa"/>
            </w:tcMar>
          </w:tcPr>
          <w:p w14:paraId="287E0E9A" w14:textId="21CD8225" w:rsidR="000E3BCC" w:rsidRPr="000D6000" w:rsidRDefault="00D53A04" w:rsidP="000D6000">
            <w:pPr>
              <w:spacing w:after="120"/>
              <w:rPr>
                <w:b/>
                <w:bCs/>
                <w:sz w:val="20"/>
                <w:szCs w:val="20"/>
                <w:lang w:val="en-US"/>
              </w:rPr>
            </w:pPr>
            <w:r w:rsidRPr="000D6000">
              <w:rPr>
                <w:b/>
                <w:bCs/>
                <w:sz w:val="20"/>
                <w:szCs w:val="20"/>
              </w:rPr>
              <w:t>Centro de distribución</w:t>
            </w:r>
          </w:p>
        </w:tc>
        <w:tc>
          <w:tcPr>
            <w:tcW w:w="7840" w:type="dxa"/>
            <w:tcMar>
              <w:top w:w="100" w:type="dxa"/>
              <w:left w:w="100" w:type="dxa"/>
              <w:bottom w:w="100" w:type="dxa"/>
              <w:right w:w="100" w:type="dxa"/>
            </w:tcMar>
          </w:tcPr>
          <w:p w14:paraId="0702EA76" w14:textId="2A14E0AF" w:rsidR="000E3BCC" w:rsidRPr="0068318B" w:rsidRDefault="00373CCF" w:rsidP="000D6000">
            <w:pPr>
              <w:spacing w:after="120"/>
              <w:rPr>
                <w:sz w:val="20"/>
                <w:szCs w:val="20"/>
                <w:rPrChange w:id="149" w:author="JHON JAIRO RODRIGUEZ PEREZ" w:date="2022-06-05T21:07:00Z">
                  <w:rPr>
                    <w:sz w:val="20"/>
                    <w:szCs w:val="20"/>
                    <w:lang w:val="en-US"/>
                  </w:rPr>
                </w:rPrChange>
              </w:rPr>
            </w:pPr>
            <w:ins w:id="150" w:author="JHON JAIRO RODRIGUEZ PEREZ" w:date="2022-06-05T23:43:00Z">
              <w:r>
                <w:rPr>
                  <w:sz w:val="20"/>
                  <w:szCs w:val="20"/>
                </w:rPr>
                <w:t>U</w:t>
              </w:r>
            </w:ins>
            <w:del w:id="151" w:author="JHON JAIRO RODRIGUEZ PEREZ" w:date="2022-06-05T23:43:00Z">
              <w:r w:rsidR="002E26B9" w:rsidDel="00373CCF">
                <w:rPr>
                  <w:sz w:val="20"/>
                  <w:szCs w:val="20"/>
                </w:rPr>
                <w:delText>u</w:delText>
              </w:r>
            </w:del>
            <w:r w:rsidR="00D53A04" w:rsidRPr="000D6000">
              <w:rPr>
                <w:sz w:val="20"/>
                <w:szCs w:val="20"/>
              </w:rPr>
              <w:t>n centro de distribución es una infraestructura logística donde se almacenan mercancías y se embarcan las órdenes de salida para su distribución a comercios mayoristas o minoristas.</w:t>
            </w:r>
          </w:p>
        </w:tc>
      </w:tr>
      <w:tr w:rsidR="000E3BCC" w:rsidRPr="000D6000" w14:paraId="0593EA14" w14:textId="77777777">
        <w:trPr>
          <w:trHeight w:val="253"/>
        </w:trPr>
        <w:tc>
          <w:tcPr>
            <w:tcW w:w="2122" w:type="dxa"/>
            <w:tcMar>
              <w:top w:w="100" w:type="dxa"/>
              <w:left w:w="100" w:type="dxa"/>
              <w:bottom w:w="100" w:type="dxa"/>
              <w:right w:w="100" w:type="dxa"/>
            </w:tcMar>
          </w:tcPr>
          <w:p w14:paraId="37FD1BA6" w14:textId="24F94B1E" w:rsidR="000E3BCC" w:rsidRPr="000D6000" w:rsidRDefault="00D53A04" w:rsidP="000D6000">
            <w:pPr>
              <w:spacing w:after="120"/>
              <w:rPr>
                <w:b/>
                <w:bCs/>
                <w:sz w:val="20"/>
                <w:szCs w:val="20"/>
                <w:lang w:val="en-US"/>
              </w:rPr>
            </w:pPr>
            <w:r w:rsidRPr="000D6000">
              <w:rPr>
                <w:b/>
                <w:bCs/>
                <w:sz w:val="20"/>
                <w:szCs w:val="20"/>
              </w:rPr>
              <w:t>Gestión de almacenes</w:t>
            </w:r>
          </w:p>
        </w:tc>
        <w:tc>
          <w:tcPr>
            <w:tcW w:w="7840" w:type="dxa"/>
            <w:tcMar>
              <w:top w:w="100" w:type="dxa"/>
              <w:left w:w="100" w:type="dxa"/>
              <w:bottom w:w="100" w:type="dxa"/>
              <w:right w:w="100" w:type="dxa"/>
            </w:tcMar>
          </w:tcPr>
          <w:p w14:paraId="041A71FF" w14:textId="7DFC5A9C" w:rsidR="000E3BCC" w:rsidRPr="0068318B" w:rsidRDefault="00373CCF" w:rsidP="000D6000">
            <w:pPr>
              <w:spacing w:after="120"/>
              <w:rPr>
                <w:sz w:val="20"/>
                <w:szCs w:val="20"/>
                <w:rPrChange w:id="152" w:author="JHON JAIRO RODRIGUEZ PEREZ" w:date="2022-06-05T21:07:00Z">
                  <w:rPr>
                    <w:sz w:val="20"/>
                    <w:szCs w:val="20"/>
                    <w:lang w:val="en-US"/>
                  </w:rPr>
                </w:rPrChange>
              </w:rPr>
            </w:pPr>
            <w:ins w:id="153" w:author="JHON JAIRO RODRIGUEZ PEREZ" w:date="2022-06-05T23:44:00Z">
              <w:r>
                <w:rPr>
                  <w:sz w:val="20"/>
                  <w:szCs w:val="20"/>
                </w:rPr>
                <w:t>L</w:t>
              </w:r>
            </w:ins>
            <w:del w:id="154" w:author="JHON JAIRO RODRIGUEZ PEREZ" w:date="2022-06-05T23:44:00Z">
              <w:r w:rsidR="002E26B9" w:rsidDel="00373CCF">
                <w:rPr>
                  <w:sz w:val="20"/>
                  <w:szCs w:val="20"/>
                </w:rPr>
                <w:delText>l</w:delText>
              </w:r>
            </w:del>
            <w:r w:rsidR="00D53A04" w:rsidRPr="000D6000">
              <w:rPr>
                <w:sz w:val="20"/>
                <w:szCs w:val="20"/>
              </w:rPr>
              <w:t xml:space="preserve">a gestión de almacenes es el proceso logístico que se encarga de la recepción, almacenamiento, movimientos o transferencias y mantenimiento de las mercancías en un almacén. </w:t>
            </w:r>
            <w:r w:rsidR="00D53A04" w:rsidRPr="000D6000">
              <w:rPr>
                <w:sz w:val="20"/>
                <w:szCs w:val="20"/>
              </w:rPr>
              <w:tab/>
            </w:r>
          </w:p>
        </w:tc>
      </w:tr>
      <w:tr w:rsidR="000E3BCC" w:rsidRPr="000D6000" w14:paraId="562833E2" w14:textId="77777777">
        <w:trPr>
          <w:trHeight w:val="253"/>
        </w:trPr>
        <w:tc>
          <w:tcPr>
            <w:tcW w:w="2122" w:type="dxa"/>
            <w:tcMar>
              <w:top w:w="100" w:type="dxa"/>
              <w:left w:w="100" w:type="dxa"/>
              <w:bottom w:w="100" w:type="dxa"/>
              <w:right w:w="100" w:type="dxa"/>
            </w:tcMar>
          </w:tcPr>
          <w:p w14:paraId="1687BBB6" w14:textId="69120147" w:rsidR="000E3BCC" w:rsidRPr="000D6000" w:rsidRDefault="00D53A04" w:rsidP="000D6000">
            <w:pPr>
              <w:spacing w:after="120"/>
              <w:rPr>
                <w:b/>
                <w:bCs/>
                <w:sz w:val="20"/>
                <w:szCs w:val="20"/>
                <w:lang w:val="en-US"/>
              </w:rPr>
            </w:pPr>
            <w:r w:rsidRPr="000D6000">
              <w:rPr>
                <w:b/>
                <w:bCs/>
                <w:sz w:val="20"/>
                <w:szCs w:val="20"/>
              </w:rPr>
              <w:t>Gestión de inventarios</w:t>
            </w:r>
          </w:p>
        </w:tc>
        <w:tc>
          <w:tcPr>
            <w:tcW w:w="7840" w:type="dxa"/>
            <w:tcMar>
              <w:top w:w="100" w:type="dxa"/>
              <w:left w:w="100" w:type="dxa"/>
              <w:bottom w:w="100" w:type="dxa"/>
              <w:right w:w="100" w:type="dxa"/>
            </w:tcMar>
          </w:tcPr>
          <w:p w14:paraId="703902AA" w14:textId="552D05FC" w:rsidR="000E3BCC" w:rsidRPr="0068318B" w:rsidRDefault="00373CCF" w:rsidP="000D6000">
            <w:pPr>
              <w:spacing w:after="120"/>
              <w:rPr>
                <w:sz w:val="20"/>
                <w:szCs w:val="20"/>
                <w:rPrChange w:id="155" w:author="JHON JAIRO RODRIGUEZ PEREZ" w:date="2022-06-05T21:07:00Z">
                  <w:rPr>
                    <w:sz w:val="20"/>
                    <w:szCs w:val="20"/>
                    <w:lang w:val="en-US"/>
                  </w:rPr>
                </w:rPrChange>
              </w:rPr>
            </w:pPr>
            <w:ins w:id="156" w:author="JHON JAIRO RODRIGUEZ PEREZ" w:date="2022-06-05T23:44:00Z">
              <w:r>
                <w:rPr>
                  <w:sz w:val="20"/>
                  <w:szCs w:val="20"/>
                </w:rPr>
                <w:t>L</w:t>
              </w:r>
            </w:ins>
            <w:del w:id="157" w:author="JHON JAIRO RODRIGUEZ PEREZ" w:date="2022-06-05T23:44:00Z">
              <w:r w:rsidR="002E26B9" w:rsidDel="00373CCF">
                <w:rPr>
                  <w:sz w:val="20"/>
                  <w:szCs w:val="20"/>
                </w:rPr>
                <w:delText>l</w:delText>
              </w:r>
            </w:del>
            <w:r w:rsidR="00D53A04" w:rsidRPr="000D6000">
              <w:rPr>
                <w:sz w:val="20"/>
                <w:szCs w:val="20"/>
              </w:rPr>
              <w:t>a gestión de inventarios consiste en las actividades de administración de existencias de una empresa, así como de determinación de políticas, estrategias y técnicas para el control de inventario.</w:t>
            </w:r>
          </w:p>
        </w:tc>
      </w:tr>
      <w:tr w:rsidR="000E3BCC" w:rsidRPr="000D6000" w14:paraId="2290F2FC" w14:textId="77777777">
        <w:trPr>
          <w:trHeight w:val="253"/>
        </w:trPr>
        <w:tc>
          <w:tcPr>
            <w:tcW w:w="2122" w:type="dxa"/>
            <w:tcMar>
              <w:top w:w="100" w:type="dxa"/>
              <w:left w:w="100" w:type="dxa"/>
              <w:bottom w:w="100" w:type="dxa"/>
              <w:right w:w="100" w:type="dxa"/>
            </w:tcMar>
          </w:tcPr>
          <w:p w14:paraId="5F5B5651" w14:textId="6ABFDBF5" w:rsidR="000E3BCC" w:rsidRPr="0068318B" w:rsidRDefault="00D53A04" w:rsidP="000D6000">
            <w:pPr>
              <w:spacing w:after="120"/>
              <w:rPr>
                <w:b/>
                <w:bCs/>
                <w:sz w:val="20"/>
                <w:szCs w:val="20"/>
                <w:rPrChange w:id="158" w:author="JHON JAIRO RODRIGUEZ PEREZ" w:date="2022-06-05T21:07:00Z">
                  <w:rPr>
                    <w:b/>
                    <w:bCs/>
                    <w:sz w:val="20"/>
                    <w:szCs w:val="20"/>
                    <w:lang w:val="en-US"/>
                  </w:rPr>
                </w:rPrChange>
              </w:rPr>
            </w:pPr>
            <w:r w:rsidRPr="000D6000">
              <w:rPr>
                <w:b/>
                <w:bCs/>
                <w:sz w:val="20"/>
                <w:szCs w:val="20"/>
              </w:rPr>
              <w:t>Inventario de seguridad o de reserva</w:t>
            </w:r>
          </w:p>
        </w:tc>
        <w:tc>
          <w:tcPr>
            <w:tcW w:w="7840" w:type="dxa"/>
            <w:tcMar>
              <w:top w:w="100" w:type="dxa"/>
              <w:left w:w="100" w:type="dxa"/>
              <w:bottom w:w="100" w:type="dxa"/>
              <w:right w:w="100" w:type="dxa"/>
            </w:tcMar>
          </w:tcPr>
          <w:p w14:paraId="4E0B4CDF" w14:textId="3B4B835E" w:rsidR="000E3BCC" w:rsidRPr="0068318B" w:rsidRDefault="00373CCF" w:rsidP="000D6000">
            <w:pPr>
              <w:spacing w:after="120"/>
              <w:rPr>
                <w:sz w:val="20"/>
                <w:szCs w:val="20"/>
                <w:rPrChange w:id="159" w:author="JHON JAIRO RODRIGUEZ PEREZ" w:date="2022-06-05T21:07:00Z">
                  <w:rPr>
                    <w:sz w:val="20"/>
                    <w:szCs w:val="20"/>
                    <w:lang w:val="en-US"/>
                  </w:rPr>
                </w:rPrChange>
              </w:rPr>
            </w:pPr>
            <w:ins w:id="160" w:author="JHON JAIRO RODRIGUEZ PEREZ" w:date="2022-06-05T23:44:00Z">
              <w:r>
                <w:rPr>
                  <w:sz w:val="20"/>
                  <w:szCs w:val="20"/>
                </w:rPr>
                <w:t>E</w:t>
              </w:r>
            </w:ins>
            <w:del w:id="161" w:author="JHON JAIRO RODRIGUEZ PEREZ" w:date="2022-06-05T23:44:00Z">
              <w:r w:rsidR="002E26B9" w:rsidDel="00373CCF">
                <w:rPr>
                  <w:sz w:val="20"/>
                  <w:szCs w:val="20"/>
                </w:rPr>
                <w:delText>e</w:delText>
              </w:r>
            </w:del>
            <w:r w:rsidR="00D53A04" w:rsidRPr="000D6000">
              <w:rPr>
                <w:sz w:val="20"/>
                <w:szCs w:val="20"/>
              </w:rPr>
              <w:t>l inventario de seguridad o de reserva es una protección ante la variabilidad de la demanda y del tiempo de reabastecimiento.</w:t>
            </w:r>
          </w:p>
        </w:tc>
      </w:tr>
      <w:tr w:rsidR="00D53A04" w:rsidRPr="000D6000" w14:paraId="1234C24E" w14:textId="77777777">
        <w:trPr>
          <w:trHeight w:val="253"/>
        </w:trPr>
        <w:tc>
          <w:tcPr>
            <w:tcW w:w="2122" w:type="dxa"/>
            <w:tcMar>
              <w:top w:w="100" w:type="dxa"/>
              <w:left w:w="100" w:type="dxa"/>
              <w:bottom w:w="100" w:type="dxa"/>
              <w:right w:w="100" w:type="dxa"/>
            </w:tcMar>
          </w:tcPr>
          <w:p w14:paraId="63762750" w14:textId="694299ED" w:rsidR="00D53A04" w:rsidRPr="000D6000" w:rsidRDefault="00D53A04" w:rsidP="000D6000">
            <w:pPr>
              <w:spacing w:after="120"/>
              <w:rPr>
                <w:b/>
                <w:bCs/>
                <w:sz w:val="20"/>
                <w:szCs w:val="20"/>
                <w:lang w:val="en-US"/>
              </w:rPr>
            </w:pPr>
            <w:r w:rsidRPr="000D6000">
              <w:rPr>
                <w:b/>
                <w:bCs/>
                <w:sz w:val="20"/>
                <w:szCs w:val="20"/>
              </w:rPr>
              <w:t>Inventario en tránsito</w:t>
            </w:r>
          </w:p>
        </w:tc>
        <w:tc>
          <w:tcPr>
            <w:tcW w:w="7840" w:type="dxa"/>
            <w:tcMar>
              <w:top w:w="100" w:type="dxa"/>
              <w:left w:w="100" w:type="dxa"/>
              <w:bottom w:w="100" w:type="dxa"/>
              <w:right w:w="100" w:type="dxa"/>
            </w:tcMar>
          </w:tcPr>
          <w:p w14:paraId="46CF1A67" w14:textId="5AFB796D" w:rsidR="00D53A04" w:rsidRPr="0068318B" w:rsidRDefault="00373CCF" w:rsidP="000D6000">
            <w:pPr>
              <w:spacing w:after="120"/>
              <w:rPr>
                <w:sz w:val="20"/>
                <w:szCs w:val="20"/>
                <w:rPrChange w:id="162" w:author="JHON JAIRO RODRIGUEZ PEREZ" w:date="2022-06-05T21:07:00Z">
                  <w:rPr>
                    <w:sz w:val="20"/>
                    <w:szCs w:val="20"/>
                    <w:lang w:val="en-US"/>
                  </w:rPr>
                </w:rPrChange>
              </w:rPr>
            </w:pPr>
            <w:ins w:id="163" w:author="JHON JAIRO RODRIGUEZ PEREZ" w:date="2022-06-05T23:44:00Z">
              <w:r>
                <w:rPr>
                  <w:sz w:val="20"/>
                  <w:szCs w:val="20"/>
                </w:rPr>
                <w:t>E</w:t>
              </w:r>
            </w:ins>
            <w:del w:id="164" w:author="JHON JAIRO RODRIGUEZ PEREZ" w:date="2022-06-05T23:44:00Z">
              <w:r w:rsidR="002E26B9" w:rsidDel="00373CCF">
                <w:rPr>
                  <w:sz w:val="20"/>
                  <w:szCs w:val="20"/>
                </w:rPr>
                <w:delText>e</w:delText>
              </w:r>
            </w:del>
            <w:r w:rsidR="00D53A04" w:rsidRPr="000D6000">
              <w:rPr>
                <w:sz w:val="20"/>
                <w:szCs w:val="20"/>
              </w:rPr>
              <w:t>l inventario en tránsito es aquel que se encuentra entre los puntos de producción o almacenamiento cuando el transporte no es instantáneo.</w:t>
            </w:r>
          </w:p>
        </w:tc>
      </w:tr>
      <w:tr w:rsidR="00D53A04" w:rsidRPr="000D6000" w14:paraId="39E970A7" w14:textId="77777777">
        <w:trPr>
          <w:trHeight w:val="253"/>
        </w:trPr>
        <w:tc>
          <w:tcPr>
            <w:tcW w:w="2122" w:type="dxa"/>
            <w:tcMar>
              <w:top w:w="100" w:type="dxa"/>
              <w:left w:w="100" w:type="dxa"/>
              <w:bottom w:w="100" w:type="dxa"/>
              <w:right w:w="100" w:type="dxa"/>
            </w:tcMar>
          </w:tcPr>
          <w:p w14:paraId="6B1FDA74" w14:textId="3D6EC712" w:rsidR="00D53A04" w:rsidRPr="000D6000" w:rsidRDefault="00D53A04" w:rsidP="000D6000">
            <w:pPr>
              <w:spacing w:after="120"/>
              <w:rPr>
                <w:b/>
                <w:bCs/>
                <w:sz w:val="20"/>
                <w:szCs w:val="20"/>
                <w:lang w:val="en-US"/>
              </w:rPr>
            </w:pPr>
            <w:r w:rsidRPr="000D6000">
              <w:rPr>
                <w:b/>
                <w:bCs/>
                <w:sz w:val="20"/>
                <w:szCs w:val="20"/>
              </w:rPr>
              <w:t>Inventario final</w:t>
            </w:r>
          </w:p>
        </w:tc>
        <w:tc>
          <w:tcPr>
            <w:tcW w:w="7840" w:type="dxa"/>
            <w:tcMar>
              <w:top w:w="100" w:type="dxa"/>
              <w:left w:w="100" w:type="dxa"/>
              <w:bottom w:w="100" w:type="dxa"/>
              <w:right w:w="100" w:type="dxa"/>
            </w:tcMar>
          </w:tcPr>
          <w:p w14:paraId="400C7B78" w14:textId="7C6E20FD" w:rsidR="00D53A04" w:rsidRPr="00373CCF" w:rsidRDefault="00373CCF" w:rsidP="000D6000">
            <w:pPr>
              <w:spacing w:after="120"/>
              <w:rPr>
                <w:sz w:val="20"/>
                <w:szCs w:val="20"/>
                <w:rPrChange w:id="165" w:author="JHON JAIRO RODRIGUEZ PEREZ" w:date="2022-06-05T23:44:00Z">
                  <w:rPr>
                    <w:sz w:val="20"/>
                    <w:szCs w:val="20"/>
                    <w:lang w:val="en-US"/>
                  </w:rPr>
                </w:rPrChange>
              </w:rPr>
            </w:pPr>
            <w:ins w:id="166" w:author="JHON JAIRO RODRIGUEZ PEREZ" w:date="2022-06-05T23:44:00Z">
              <w:r>
                <w:rPr>
                  <w:sz w:val="20"/>
                  <w:szCs w:val="20"/>
                </w:rPr>
                <w:t>E</w:t>
              </w:r>
            </w:ins>
            <w:del w:id="167" w:author="JHON JAIRO RODRIGUEZ PEREZ" w:date="2022-06-05T23:44:00Z">
              <w:r w:rsidR="002E26B9" w:rsidDel="00373CCF">
                <w:rPr>
                  <w:sz w:val="20"/>
                  <w:szCs w:val="20"/>
                </w:rPr>
                <w:delText>e</w:delText>
              </w:r>
            </w:del>
            <w:r w:rsidR="00D53A04" w:rsidRPr="000D6000">
              <w:rPr>
                <w:sz w:val="20"/>
                <w:szCs w:val="20"/>
              </w:rPr>
              <w:t>l inventario final son las existencias de mercancía, así como su correspondiente valor, al final del periodo contable. Sirve para determinar ganancias o pérdidas.</w:t>
            </w:r>
          </w:p>
        </w:tc>
      </w:tr>
      <w:tr w:rsidR="00D53A04" w:rsidRPr="000D6000" w14:paraId="65685624" w14:textId="77777777" w:rsidTr="00D53A04">
        <w:trPr>
          <w:trHeight w:val="299"/>
        </w:trPr>
        <w:tc>
          <w:tcPr>
            <w:tcW w:w="2122" w:type="dxa"/>
            <w:tcMar>
              <w:top w:w="100" w:type="dxa"/>
              <w:left w:w="100" w:type="dxa"/>
              <w:bottom w:w="100" w:type="dxa"/>
              <w:right w:w="100" w:type="dxa"/>
            </w:tcMar>
          </w:tcPr>
          <w:p w14:paraId="4AAFACAD" w14:textId="1127A8EB" w:rsidR="00D53A04" w:rsidRPr="000D6000" w:rsidRDefault="00D53A04" w:rsidP="000D6000">
            <w:pPr>
              <w:spacing w:after="120"/>
              <w:rPr>
                <w:b/>
                <w:bCs/>
                <w:sz w:val="20"/>
                <w:szCs w:val="20"/>
                <w:lang w:val="en-US"/>
              </w:rPr>
            </w:pPr>
            <w:r w:rsidRPr="000D6000">
              <w:rPr>
                <w:b/>
                <w:bCs/>
                <w:sz w:val="20"/>
                <w:szCs w:val="20"/>
              </w:rPr>
              <w:t>Lote</w:t>
            </w:r>
          </w:p>
        </w:tc>
        <w:tc>
          <w:tcPr>
            <w:tcW w:w="7840" w:type="dxa"/>
            <w:tcMar>
              <w:top w:w="100" w:type="dxa"/>
              <w:left w:w="100" w:type="dxa"/>
              <w:bottom w:w="100" w:type="dxa"/>
              <w:right w:w="100" w:type="dxa"/>
            </w:tcMar>
          </w:tcPr>
          <w:p w14:paraId="50804F20" w14:textId="27F4744F" w:rsidR="00D53A04" w:rsidRPr="00373CCF" w:rsidRDefault="00373CCF" w:rsidP="000D6000">
            <w:pPr>
              <w:spacing w:after="120"/>
              <w:rPr>
                <w:sz w:val="20"/>
                <w:szCs w:val="20"/>
                <w:rPrChange w:id="168" w:author="JHON JAIRO RODRIGUEZ PEREZ" w:date="2022-06-05T23:44:00Z">
                  <w:rPr>
                    <w:sz w:val="20"/>
                    <w:szCs w:val="20"/>
                    <w:lang w:val="en-US"/>
                  </w:rPr>
                </w:rPrChange>
              </w:rPr>
            </w:pPr>
            <w:ins w:id="169" w:author="JHON JAIRO RODRIGUEZ PEREZ" w:date="2022-06-05T23:44:00Z">
              <w:r>
                <w:rPr>
                  <w:sz w:val="20"/>
                  <w:szCs w:val="20"/>
                </w:rPr>
                <w:t>E</w:t>
              </w:r>
            </w:ins>
            <w:del w:id="170" w:author="JHON JAIRO RODRIGUEZ PEREZ" w:date="2022-06-05T23:44:00Z">
              <w:r w:rsidR="002E26B9" w:rsidDel="00373CCF">
                <w:rPr>
                  <w:sz w:val="20"/>
                  <w:szCs w:val="20"/>
                </w:rPr>
                <w:delText>e</w:delText>
              </w:r>
            </w:del>
            <w:r w:rsidR="00D53A04" w:rsidRPr="000D6000">
              <w:rPr>
                <w:sz w:val="20"/>
                <w:szCs w:val="20"/>
              </w:rPr>
              <w:t>l lote es una cantidad de artículos de inventario que se reciben o producen en una fecha específica, con un costo determinado. Proporciona una base para calcular costos.</w:t>
            </w:r>
          </w:p>
        </w:tc>
      </w:tr>
      <w:tr w:rsidR="00D53A04" w:rsidRPr="000D6000" w14:paraId="66E4244B" w14:textId="77777777" w:rsidTr="00D53A04">
        <w:trPr>
          <w:trHeight w:val="299"/>
        </w:trPr>
        <w:tc>
          <w:tcPr>
            <w:tcW w:w="2122" w:type="dxa"/>
            <w:tcMar>
              <w:top w:w="100" w:type="dxa"/>
              <w:left w:w="100" w:type="dxa"/>
              <w:bottom w:w="100" w:type="dxa"/>
              <w:right w:w="100" w:type="dxa"/>
            </w:tcMar>
          </w:tcPr>
          <w:p w14:paraId="3DB5AA76" w14:textId="5E8F6408" w:rsidR="00D53A04" w:rsidRPr="000D6000" w:rsidRDefault="00D53A04" w:rsidP="000D6000">
            <w:pPr>
              <w:spacing w:after="120"/>
              <w:rPr>
                <w:b/>
                <w:bCs/>
                <w:sz w:val="20"/>
                <w:szCs w:val="20"/>
                <w:lang w:val="en-US"/>
              </w:rPr>
            </w:pPr>
            <w:r w:rsidRPr="000D6000">
              <w:rPr>
                <w:b/>
                <w:bCs/>
                <w:sz w:val="20"/>
                <w:szCs w:val="20"/>
              </w:rPr>
              <w:t>Materia prima</w:t>
            </w:r>
          </w:p>
        </w:tc>
        <w:tc>
          <w:tcPr>
            <w:tcW w:w="7840" w:type="dxa"/>
            <w:tcMar>
              <w:top w:w="100" w:type="dxa"/>
              <w:left w:w="100" w:type="dxa"/>
              <w:bottom w:w="100" w:type="dxa"/>
              <w:right w:w="100" w:type="dxa"/>
            </w:tcMar>
          </w:tcPr>
          <w:p w14:paraId="7D595378" w14:textId="681ED1D7" w:rsidR="00D53A04" w:rsidRPr="0068318B" w:rsidRDefault="00373CCF" w:rsidP="000D6000">
            <w:pPr>
              <w:spacing w:after="120"/>
              <w:rPr>
                <w:sz w:val="20"/>
                <w:szCs w:val="20"/>
                <w:rPrChange w:id="171" w:author="JHON JAIRO RODRIGUEZ PEREZ" w:date="2022-06-05T21:07:00Z">
                  <w:rPr>
                    <w:sz w:val="20"/>
                    <w:szCs w:val="20"/>
                    <w:lang w:val="en-US"/>
                  </w:rPr>
                </w:rPrChange>
              </w:rPr>
            </w:pPr>
            <w:ins w:id="172" w:author="JHON JAIRO RODRIGUEZ PEREZ" w:date="2022-06-05T23:44:00Z">
              <w:r>
                <w:rPr>
                  <w:sz w:val="20"/>
                  <w:szCs w:val="20"/>
                </w:rPr>
                <w:t>L</w:t>
              </w:r>
            </w:ins>
            <w:del w:id="173" w:author="JHON JAIRO RODRIGUEZ PEREZ" w:date="2022-06-05T23:44:00Z">
              <w:r w:rsidR="002E26B9" w:rsidDel="00373CCF">
                <w:rPr>
                  <w:sz w:val="20"/>
                  <w:szCs w:val="20"/>
                </w:rPr>
                <w:delText>l</w:delText>
              </w:r>
            </w:del>
            <w:r w:rsidR="00D53A04" w:rsidRPr="000D6000">
              <w:rPr>
                <w:sz w:val="20"/>
                <w:szCs w:val="20"/>
              </w:rPr>
              <w:t>a materia prima es todo bien antes de ser transformado en un proceso de producción, para convertirse en un producto apto para su venta, es decir, en un bien de consumo.</w:t>
            </w:r>
          </w:p>
        </w:tc>
      </w:tr>
      <w:tr w:rsidR="00D53A04" w:rsidRPr="000D6000" w14:paraId="20708B81" w14:textId="77777777" w:rsidTr="00D53A04">
        <w:trPr>
          <w:trHeight w:val="299"/>
        </w:trPr>
        <w:tc>
          <w:tcPr>
            <w:tcW w:w="2122" w:type="dxa"/>
            <w:tcMar>
              <w:top w:w="100" w:type="dxa"/>
              <w:left w:w="100" w:type="dxa"/>
              <w:bottom w:w="100" w:type="dxa"/>
              <w:right w:w="100" w:type="dxa"/>
            </w:tcMar>
          </w:tcPr>
          <w:p w14:paraId="530A8FCD" w14:textId="64A43D79" w:rsidR="00D53A04" w:rsidRPr="000D6000" w:rsidRDefault="00D53A04" w:rsidP="000D6000">
            <w:pPr>
              <w:spacing w:after="120"/>
              <w:rPr>
                <w:b/>
                <w:bCs/>
                <w:sz w:val="20"/>
                <w:szCs w:val="20"/>
                <w:lang w:val="en-US"/>
              </w:rPr>
            </w:pPr>
            <w:r w:rsidRPr="000D6000">
              <w:rPr>
                <w:b/>
                <w:bCs/>
                <w:sz w:val="20"/>
                <w:szCs w:val="20"/>
              </w:rPr>
              <w:t>Mercancía</w:t>
            </w:r>
          </w:p>
        </w:tc>
        <w:tc>
          <w:tcPr>
            <w:tcW w:w="7840" w:type="dxa"/>
            <w:tcMar>
              <w:top w:w="100" w:type="dxa"/>
              <w:left w:w="100" w:type="dxa"/>
              <w:bottom w:w="100" w:type="dxa"/>
              <w:right w:w="100" w:type="dxa"/>
            </w:tcMar>
          </w:tcPr>
          <w:p w14:paraId="573B7E7E" w14:textId="01650877" w:rsidR="00D53A04" w:rsidRPr="0068318B" w:rsidRDefault="00373CCF" w:rsidP="000D6000">
            <w:pPr>
              <w:spacing w:after="120"/>
              <w:rPr>
                <w:sz w:val="20"/>
                <w:szCs w:val="20"/>
                <w:rPrChange w:id="174" w:author="JHON JAIRO RODRIGUEZ PEREZ" w:date="2022-06-05T21:07:00Z">
                  <w:rPr>
                    <w:sz w:val="20"/>
                    <w:szCs w:val="20"/>
                    <w:lang w:val="en-US"/>
                  </w:rPr>
                </w:rPrChange>
              </w:rPr>
            </w:pPr>
            <w:ins w:id="175" w:author="JHON JAIRO RODRIGUEZ PEREZ" w:date="2022-06-05T23:44:00Z">
              <w:r>
                <w:rPr>
                  <w:sz w:val="20"/>
                  <w:szCs w:val="20"/>
                </w:rPr>
                <w:t>L</w:t>
              </w:r>
            </w:ins>
            <w:del w:id="176" w:author="JHON JAIRO RODRIGUEZ PEREZ" w:date="2022-06-05T23:44:00Z">
              <w:r w:rsidR="002E26B9" w:rsidDel="00373CCF">
                <w:rPr>
                  <w:sz w:val="20"/>
                  <w:szCs w:val="20"/>
                </w:rPr>
                <w:delText>l</w:delText>
              </w:r>
            </w:del>
            <w:r w:rsidR="00D53A04" w:rsidRPr="000D6000">
              <w:rPr>
                <w:sz w:val="20"/>
                <w:szCs w:val="20"/>
              </w:rPr>
              <w:t>a mercancía es un bien económico o escaso que se puede vender o comprar. Es un producto del trabajo que se elabora para su venta, no para el consumo propio.</w:t>
            </w:r>
          </w:p>
        </w:tc>
      </w:tr>
      <w:tr w:rsidR="00D53A04" w:rsidRPr="000D6000" w14:paraId="671173A2" w14:textId="77777777" w:rsidTr="00D53A04">
        <w:trPr>
          <w:trHeight w:val="299"/>
        </w:trPr>
        <w:tc>
          <w:tcPr>
            <w:tcW w:w="2122" w:type="dxa"/>
            <w:tcMar>
              <w:top w:w="100" w:type="dxa"/>
              <w:left w:w="100" w:type="dxa"/>
              <w:bottom w:w="100" w:type="dxa"/>
              <w:right w:w="100" w:type="dxa"/>
            </w:tcMar>
          </w:tcPr>
          <w:p w14:paraId="1C61E028" w14:textId="61B88B77" w:rsidR="00D53A04" w:rsidRPr="0068318B" w:rsidRDefault="00D53A04" w:rsidP="000D6000">
            <w:pPr>
              <w:spacing w:after="120"/>
              <w:rPr>
                <w:b/>
                <w:bCs/>
                <w:sz w:val="20"/>
                <w:szCs w:val="20"/>
                <w:rPrChange w:id="177" w:author="JHON JAIRO RODRIGUEZ PEREZ" w:date="2022-06-05T21:07:00Z">
                  <w:rPr>
                    <w:b/>
                    <w:bCs/>
                    <w:sz w:val="20"/>
                    <w:szCs w:val="20"/>
                    <w:lang w:val="en-US"/>
                  </w:rPr>
                </w:rPrChange>
              </w:rPr>
            </w:pPr>
            <w:r w:rsidRPr="000D6000">
              <w:rPr>
                <w:b/>
                <w:bCs/>
                <w:sz w:val="20"/>
                <w:szCs w:val="20"/>
              </w:rPr>
              <w:t>Nivel de inventario o de stock</w:t>
            </w:r>
          </w:p>
        </w:tc>
        <w:tc>
          <w:tcPr>
            <w:tcW w:w="7840" w:type="dxa"/>
            <w:tcMar>
              <w:top w:w="100" w:type="dxa"/>
              <w:left w:w="100" w:type="dxa"/>
              <w:bottom w:w="100" w:type="dxa"/>
              <w:right w:w="100" w:type="dxa"/>
            </w:tcMar>
          </w:tcPr>
          <w:p w14:paraId="71E13093" w14:textId="1C026B2A" w:rsidR="00D53A04" w:rsidRPr="0068318B" w:rsidRDefault="00373CCF" w:rsidP="000D6000">
            <w:pPr>
              <w:spacing w:after="120"/>
              <w:rPr>
                <w:sz w:val="20"/>
                <w:szCs w:val="20"/>
                <w:rPrChange w:id="178" w:author="JHON JAIRO RODRIGUEZ PEREZ" w:date="2022-06-05T21:07:00Z">
                  <w:rPr>
                    <w:sz w:val="20"/>
                    <w:szCs w:val="20"/>
                    <w:lang w:val="en-US"/>
                  </w:rPr>
                </w:rPrChange>
              </w:rPr>
            </w:pPr>
            <w:ins w:id="179" w:author="JHON JAIRO RODRIGUEZ PEREZ" w:date="2022-06-05T23:45:00Z">
              <w:r>
                <w:rPr>
                  <w:sz w:val="20"/>
                  <w:szCs w:val="20"/>
                </w:rPr>
                <w:t>E</w:t>
              </w:r>
            </w:ins>
            <w:del w:id="180" w:author="JHON JAIRO RODRIGUEZ PEREZ" w:date="2022-06-05T23:45:00Z">
              <w:r w:rsidR="002E26B9" w:rsidDel="00373CCF">
                <w:rPr>
                  <w:sz w:val="20"/>
                  <w:szCs w:val="20"/>
                </w:rPr>
                <w:delText>e</w:delText>
              </w:r>
            </w:del>
            <w:r w:rsidR="00D53A04" w:rsidRPr="000D6000">
              <w:rPr>
                <w:sz w:val="20"/>
                <w:szCs w:val="20"/>
              </w:rPr>
              <w:t>l nivel de inventario o stock es el control de la cantidad óptima de mercancías, para evitar la venta perdida o costo de oportunidad, así como el exceso de productos.</w:t>
            </w:r>
          </w:p>
        </w:tc>
      </w:tr>
      <w:tr w:rsidR="00D53A04" w:rsidRPr="000D6000" w14:paraId="3E548C35" w14:textId="77777777" w:rsidTr="00D53A04">
        <w:trPr>
          <w:trHeight w:val="299"/>
        </w:trPr>
        <w:tc>
          <w:tcPr>
            <w:tcW w:w="2122" w:type="dxa"/>
            <w:tcMar>
              <w:top w:w="100" w:type="dxa"/>
              <w:left w:w="100" w:type="dxa"/>
              <w:bottom w:w="100" w:type="dxa"/>
              <w:right w:w="100" w:type="dxa"/>
            </w:tcMar>
          </w:tcPr>
          <w:p w14:paraId="70684EC5" w14:textId="3C7E22FF" w:rsidR="00D53A04" w:rsidRPr="000D6000" w:rsidRDefault="00D53A04" w:rsidP="000D6000">
            <w:pPr>
              <w:spacing w:after="120"/>
              <w:rPr>
                <w:b/>
                <w:bCs/>
                <w:sz w:val="20"/>
                <w:szCs w:val="20"/>
                <w:lang w:val="en-US"/>
              </w:rPr>
            </w:pPr>
            <w:r w:rsidRPr="000D6000">
              <w:rPr>
                <w:b/>
                <w:bCs/>
                <w:sz w:val="20"/>
                <w:szCs w:val="20"/>
              </w:rPr>
              <w:t>Pérdida de mercancía</w:t>
            </w:r>
          </w:p>
        </w:tc>
        <w:tc>
          <w:tcPr>
            <w:tcW w:w="7840" w:type="dxa"/>
            <w:tcMar>
              <w:top w:w="100" w:type="dxa"/>
              <w:left w:w="100" w:type="dxa"/>
              <w:bottom w:w="100" w:type="dxa"/>
              <w:right w:w="100" w:type="dxa"/>
            </w:tcMar>
          </w:tcPr>
          <w:p w14:paraId="6CA2D865" w14:textId="23D5EB00" w:rsidR="00D53A04" w:rsidRPr="0068318B" w:rsidRDefault="00373CCF" w:rsidP="000D6000">
            <w:pPr>
              <w:spacing w:after="120"/>
              <w:rPr>
                <w:sz w:val="20"/>
                <w:szCs w:val="20"/>
                <w:rPrChange w:id="181" w:author="JHON JAIRO RODRIGUEZ PEREZ" w:date="2022-06-05T21:07:00Z">
                  <w:rPr>
                    <w:sz w:val="20"/>
                    <w:szCs w:val="20"/>
                    <w:lang w:val="en-US"/>
                  </w:rPr>
                </w:rPrChange>
              </w:rPr>
            </w:pPr>
            <w:ins w:id="182" w:author="JHON JAIRO RODRIGUEZ PEREZ" w:date="2022-06-05T23:45:00Z">
              <w:r>
                <w:rPr>
                  <w:sz w:val="20"/>
                  <w:szCs w:val="20"/>
                </w:rPr>
                <w:t>L</w:t>
              </w:r>
            </w:ins>
            <w:del w:id="183" w:author="JHON JAIRO RODRIGUEZ PEREZ" w:date="2022-06-05T23:45:00Z">
              <w:r w:rsidR="002E26B9" w:rsidDel="00373CCF">
                <w:rPr>
                  <w:sz w:val="20"/>
                  <w:szCs w:val="20"/>
                </w:rPr>
                <w:delText>l</w:delText>
              </w:r>
            </w:del>
            <w:r w:rsidR="00D53A04" w:rsidRPr="000D6000">
              <w:rPr>
                <w:sz w:val="20"/>
                <w:szCs w:val="20"/>
              </w:rPr>
              <w:t>a pérdida de mercancía es un riesgo que se produce al transportar los productos, especialmente en las exportaciones. Se genera por las distancias, las condiciones de transportación y la manipulación de los productos.</w:t>
            </w:r>
          </w:p>
        </w:tc>
      </w:tr>
      <w:tr w:rsidR="00D53A04" w:rsidRPr="000D6000" w14:paraId="2C789578" w14:textId="77777777" w:rsidTr="00D53A04">
        <w:trPr>
          <w:trHeight w:val="299"/>
        </w:trPr>
        <w:tc>
          <w:tcPr>
            <w:tcW w:w="2122" w:type="dxa"/>
            <w:tcMar>
              <w:top w:w="100" w:type="dxa"/>
              <w:left w:w="100" w:type="dxa"/>
              <w:bottom w:w="100" w:type="dxa"/>
              <w:right w:w="100" w:type="dxa"/>
            </w:tcMar>
          </w:tcPr>
          <w:p w14:paraId="64D585A9" w14:textId="5A6A5BDC" w:rsidR="00D53A04" w:rsidRPr="000D6000" w:rsidRDefault="00D53A04" w:rsidP="000D6000">
            <w:pPr>
              <w:spacing w:after="120"/>
              <w:rPr>
                <w:b/>
                <w:bCs/>
                <w:sz w:val="20"/>
                <w:szCs w:val="20"/>
                <w:lang w:val="en-US"/>
              </w:rPr>
            </w:pPr>
            <w:r w:rsidRPr="000D6000">
              <w:rPr>
                <w:b/>
                <w:bCs/>
                <w:sz w:val="20"/>
                <w:szCs w:val="20"/>
              </w:rPr>
              <w:t>Punto de reorden</w:t>
            </w:r>
          </w:p>
        </w:tc>
        <w:tc>
          <w:tcPr>
            <w:tcW w:w="7840" w:type="dxa"/>
            <w:tcMar>
              <w:top w:w="100" w:type="dxa"/>
              <w:left w:w="100" w:type="dxa"/>
              <w:bottom w:w="100" w:type="dxa"/>
              <w:right w:w="100" w:type="dxa"/>
            </w:tcMar>
          </w:tcPr>
          <w:p w14:paraId="6E757E3B" w14:textId="60A51B94" w:rsidR="00D53A04" w:rsidRPr="0068318B" w:rsidRDefault="00373CCF" w:rsidP="000D6000">
            <w:pPr>
              <w:spacing w:after="120"/>
              <w:rPr>
                <w:sz w:val="20"/>
                <w:szCs w:val="20"/>
                <w:rPrChange w:id="184" w:author="JHON JAIRO RODRIGUEZ PEREZ" w:date="2022-06-05T21:07:00Z">
                  <w:rPr>
                    <w:sz w:val="20"/>
                    <w:szCs w:val="20"/>
                    <w:lang w:val="en-US"/>
                  </w:rPr>
                </w:rPrChange>
              </w:rPr>
            </w:pPr>
            <w:ins w:id="185" w:author="JHON JAIRO RODRIGUEZ PEREZ" w:date="2022-06-05T23:45:00Z">
              <w:r>
                <w:rPr>
                  <w:sz w:val="20"/>
                  <w:szCs w:val="20"/>
                </w:rPr>
                <w:t>E</w:t>
              </w:r>
            </w:ins>
            <w:del w:id="186" w:author="JHON JAIRO RODRIGUEZ PEREZ" w:date="2022-06-05T23:45:00Z">
              <w:r w:rsidR="002E26B9" w:rsidDel="00373CCF">
                <w:rPr>
                  <w:sz w:val="20"/>
                  <w:szCs w:val="20"/>
                </w:rPr>
                <w:delText>e</w:delText>
              </w:r>
            </w:del>
            <w:r w:rsidR="00D53A04" w:rsidRPr="000D6000">
              <w:rPr>
                <w:sz w:val="20"/>
                <w:szCs w:val="20"/>
              </w:rPr>
              <w:t>l punto de reorden es el nivel de existencias señalado para reabastecer un artículo. Se calcula tomando en cuenta el tiempo de entrega, el pronóstico de la demanda y el nivel de servicio.</w:t>
            </w:r>
          </w:p>
        </w:tc>
      </w:tr>
      <w:tr w:rsidR="00D53A04" w:rsidRPr="000D6000" w14:paraId="5EE0BBA2" w14:textId="77777777" w:rsidTr="00D53A04">
        <w:trPr>
          <w:trHeight w:val="299"/>
        </w:trPr>
        <w:tc>
          <w:tcPr>
            <w:tcW w:w="2122" w:type="dxa"/>
            <w:tcMar>
              <w:top w:w="100" w:type="dxa"/>
              <w:left w:w="100" w:type="dxa"/>
              <w:bottom w:w="100" w:type="dxa"/>
              <w:right w:w="100" w:type="dxa"/>
            </w:tcMar>
          </w:tcPr>
          <w:p w14:paraId="78743EEF" w14:textId="33AB92A6" w:rsidR="00D53A04" w:rsidRPr="000D6000" w:rsidRDefault="00D53A04" w:rsidP="000D6000">
            <w:pPr>
              <w:spacing w:after="120"/>
              <w:rPr>
                <w:b/>
                <w:bCs/>
                <w:sz w:val="20"/>
                <w:szCs w:val="20"/>
                <w:lang w:val="en-US"/>
              </w:rPr>
            </w:pPr>
            <w:r w:rsidRPr="000D6000">
              <w:rPr>
                <w:b/>
                <w:bCs/>
                <w:sz w:val="20"/>
                <w:szCs w:val="20"/>
              </w:rPr>
              <w:t>Reaprovisionamiento continuo</w:t>
            </w:r>
          </w:p>
        </w:tc>
        <w:tc>
          <w:tcPr>
            <w:tcW w:w="7840" w:type="dxa"/>
            <w:tcMar>
              <w:top w:w="100" w:type="dxa"/>
              <w:left w:w="100" w:type="dxa"/>
              <w:bottom w:w="100" w:type="dxa"/>
              <w:right w:w="100" w:type="dxa"/>
            </w:tcMar>
          </w:tcPr>
          <w:p w14:paraId="1E9F432C" w14:textId="391FE448" w:rsidR="00D53A04" w:rsidRPr="0068318B" w:rsidRDefault="00373CCF" w:rsidP="000D6000">
            <w:pPr>
              <w:spacing w:after="120"/>
              <w:rPr>
                <w:sz w:val="20"/>
                <w:szCs w:val="20"/>
                <w:rPrChange w:id="187" w:author="JHON JAIRO RODRIGUEZ PEREZ" w:date="2022-06-05T21:07:00Z">
                  <w:rPr>
                    <w:sz w:val="20"/>
                    <w:szCs w:val="20"/>
                    <w:lang w:val="en-US"/>
                  </w:rPr>
                </w:rPrChange>
              </w:rPr>
            </w:pPr>
            <w:ins w:id="188" w:author="JHON JAIRO RODRIGUEZ PEREZ" w:date="2022-06-05T23:46:00Z">
              <w:r>
                <w:rPr>
                  <w:sz w:val="20"/>
                  <w:szCs w:val="20"/>
                </w:rPr>
                <w:t>E</w:t>
              </w:r>
            </w:ins>
            <w:del w:id="189" w:author="JHON JAIRO RODRIGUEZ PEREZ" w:date="2022-06-05T23:46:00Z">
              <w:r w:rsidR="002E26B9" w:rsidDel="00373CCF">
                <w:rPr>
                  <w:sz w:val="20"/>
                  <w:szCs w:val="20"/>
                </w:rPr>
                <w:delText>e</w:delText>
              </w:r>
            </w:del>
            <w:r w:rsidR="00D53A04" w:rsidRPr="000D6000">
              <w:rPr>
                <w:sz w:val="20"/>
                <w:szCs w:val="20"/>
              </w:rPr>
              <w:t>l reaprovisionamiento continuo es un sistema de vigilancia permanente de los inventarios, para evitar que las existencias se agoten y no se pueda atender la demanda de los clientes.</w:t>
            </w:r>
          </w:p>
        </w:tc>
      </w:tr>
      <w:tr w:rsidR="00D53A04" w:rsidRPr="000D6000" w14:paraId="5F4FDA2A" w14:textId="77777777" w:rsidTr="00D53A04">
        <w:trPr>
          <w:trHeight w:val="299"/>
        </w:trPr>
        <w:tc>
          <w:tcPr>
            <w:tcW w:w="2122" w:type="dxa"/>
            <w:tcMar>
              <w:top w:w="100" w:type="dxa"/>
              <w:left w:w="100" w:type="dxa"/>
              <w:bottom w:w="100" w:type="dxa"/>
              <w:right w:w="100" w:type="dxa"/>
            </w:tcMar>
          </w:tcPr>
          <w:p w14:paraId="1F4452EF" w14:textId="459CF039" w:rsidR="00D53A04" w:rsidRPr="000D6000" w:rsidRDefault="00D53A04" w:rsidP="000D6000">
            <w:pPr>
              <w:spacing w:after="120"/>
              <w:rPr>
                <w:b/>
                <w:bCs/>
                <w:sz w:val="20"/>
                <w:szCs w:val="20"/>
                <w:lang w:val="en-US"/>
              </w:rPr>
            </w:pPr>
            <w:r w:rsidRPr="000D6000">
              <w:rPr>
                <w:b/>
                <w:bCs/>
                <w:sz w:val="20"/>
                <w:szCs w:val="20"/>
              </w:rPr>
              <w:t>Recepción de mercancías</w:t>
            </w:r>
          </w:p>
        </w:tc>
        <w:tc>
          <w:tcPr>
            <w:tcW w:w="7840" w:type="dxa"/>
            <w:tcMar>
              <w:top w:w="100" w:type="dxa"/>
              <w:left w:w="100" w:type="dxa"/>
              <w:bottom w:w="100" w:type="dxa"/>
              <w:right w:w="100" w:type="dxa"/>
            </w:tcMar>
          </w:tcPr>
          <w:p w14:paraId="1B2E6E72" w14:textId="17856258" w:rsidR="00D53A04" w:rsidRPr="0068318B" w:rsidRDefault="00373CCF" w:rsidP="000D6000">
            <w:pPr>
              <w:spacing w:after="120"/>
              <w:rPr>
                <w:sz w:val="20"/>
                <w:szCs w:val="20"/>
                <w:rPrChange w:id="190" w:author="JHON JAIRO RODRIGUEZ PEREZ" w:date="2022-06-05T21:07:00Z">
                  <w:rPr>
                    <w:sz w:val="20"/>
                    <w:szCs w:val="20"/>
                    <w:lang w:val="en-US"/>
                  </w:rPr>
                </w:rPrChange>
              </w:rPr>
            </w:pPr>
            <w:ins w:id="191" w:author="JHON JAIRO RODRIGUEZ PEREZ" w:date="2022-06-05T23:46:00Z">
              <w:r>
                <w:rPr>
                  <w:sz w:val="20"/>
                  <w:szCs w:val="20"/>
                </w:rPr>
                <w:t>L</w:t>
              </w:r>
            </w:ins>
            <w:del w:id="192" w:author="JHON JAIRO RODRIGUEZ PEREZ" w:date="2022-06-05T23:46:00Z">
              <w:r w:rsidR="002E26B9" w:rsidDel="00373CCF">
                <w:rPr>
                  <w:sz w:val="20"/>
                  <w:szCs w:val="20"/>
                </w:rPr>
                <w:delText>l</w:delText>
              </w:r>
            </w:del>
            <w:r w:rsidR="00D53A04" w:rsidRPr="000D6000">
              <w:rPr>
                <w:sz w:val="20"/>
                <w:szCs w:val="20"/>
              </w:rPr>
              <w:t>a recepción de mercancías es el proceso en el cual los productos adquiridos a un proveedor llegan al almacén para ser clasificados, controlados y, posteriormente, ubicados en este.</w:t>
            </w:r>
          </w:p>
        </w:tc>
      </w:tr>
      <w:tr w:rsidR="00D53A04" w:rsidRPr="000D6000" w14:paraId="06E9B453" w14:textId="77777777" w:rsidTr="00D53A04">
        <w:trPr>
          <w:trHeight w:val="299"/>
        </w:trPr>
        <w:tc>
          <w:tcPr>
            <w:tcW w:w="2122" w:type="dxa"/>
            <w:tcMar>
              <w:top w:w="100" w:type="dxa"/>
              <w:left w:w="100" w:type="dxa"/>
              <w:bottom w:w="100" w:type="dxa"/>
              <w:right w:w="100" w:type="dxa"/>
            </w:tcMar>
          </w:tcPr>
          <w:p w14:paraId="4E3755C9" w14:textId="5913FC99" w:rsidR="00D53A04" w:rsidRPr="000D6000" w:rsidRDefault="00D53A04" w:rsidP="000D6000">
            <w:pPr>
              <w:spacing w:after="120"/>
              <w:rPr>
                <w:b/>
                <w:bCs/>
                <w:sz w:val="20"/>
                <w:szCs w:val="20"/>
                <w:lang w:val="en-US"/>
              </w:rPr>
            </w:pPr>
            <w:r w:rsidRPr="000D6000">
              <w:rPr>
                <w:b/>
                <w:bCs/>
                <w:sz w:val="20"/>
                <w:szCs w:val="20"/>
              </w:rPr>
              <w:t>Rotación de inventario</w:t>
            </w:r>
          </w:p>
        </w:tc>
        <w:tc>
          <w:tcPr>
            <w:tcW w:w="7840" w:type="dxa"/>
            <w:tcMar>
              <w:top w:w="100" w:type="dxa"/>
              <w:left w:w="100" w:type="dxa"/>
              <w:bottom w:w="100" w:type="dxa"/>
              <w:right w:w="100" w:type="dxa"/>
            </w:tcMar>
          </w:tcPr>
          <w:p w14:paraId="3BE2CD45" w14:textId="731A88AE" w:rsidR="00D53A04" w:rsidRPr="0068318B" w:rsidRDefault="00373CCF" w:rsidP="000D6000">
            <w:pPr>
              <w:spacing w:after="120"/>
              <w:rPr>
                <w:sz w:val="20"/>
                <w:szCs w:val="20"/>
                <w:rPrChange w:id="193" w:author="JHON JAIRO RODRIGUEZ PEREZ" w:date="2022-06-05T21:07:00Z">
                  <w:rPr>
                    <w:sz w:val="20"/>
                    <w:szCs w:val="20"/>
                    <w:lang w:val="en-US"/>
                  </w:rPr>
                </w:rPrChange>
              </w:rPr>
            </w:pPr>
            <w:ins w:id="194" w:author="JHON JAIRO RODRIGUEZ PEREZ" w:date="2022-06-05T23:46:00Z">
              <w:r>
                <w:rPr>
                  <w:sz w:val="20"/>
                  <w:szCs w:val="20"/>
                </w:rPr>
                <w:t>L</w:t>
              </w:r>
            </w:ins>
            <w:del w:id="195" w:author="JHON JAIRO RODRIGUEZ PEREZ" w:date="2022-06-05T23:46:00Z">
              <w:r w:rsidR="002E26B9" w:rsidDel="00373CCF">
                <w:rPr>
                  <w:sz w:val="20"/>
                  <w:szCs w:val="20"/>
                </w:rPr>
                <w:delText>l</w:delText>
              </w:r>
            </w:del>
            <w:r w:rsidR="00D53A04" w:rsidRPr="000D6000">
              <w:rPr>
                <w:sz w:val="20"/>
                <w:szCs w:val="20"/>
              </w:rPr>
              <w:t>a rotación de inventario es el número de veces que el stock es renovado en cierto periodo, es decir, cuántas veces el inventario se convierte en dinero o cuentas por cobrar.</w:t>
            </w:r>
          </w:p>
        </w:tc>
      </w:tr>
      <w:tr w:rsidR="00D53A04" w:rsidRPr="000D6000" w14:paraId="4F60F257" w14:textId="77777777" w:rsidTr="00D53A04">
        <w:trPr>
          <w:trHeight w:val="299"/>
        </w:trPr>
        <w:tc>
          <w:tcPr>
            <w:tcW w:w="2122" w:type="dxa"/>
            <w:tcMar>
              <w:top w:w="100" w:type="dxa"/>
              <w:left w:w="100" w:type="dxa"/>
              <w:bottom w:w="100" w:type="dxa"/>
              <w:right w:w="100" w:type="dxa"/>
            </w:tcMar>
          </w:tcPr>
          <w:p w14:paraId="3D9792EB" w14:textId="6EE06BE9" w:rsidR="00D53A04" w:rsidRPr="000D6000" w:rsidRDefault="00D53A04" w:rsidP="000D6000">
            <w:pPr>
              <w:spacing w:after="120"/>
              <w:rPr>
                <w:b/>
                <w:bCs/>
                <w:sz w:val="20"/>
                <w:szCs w:val="20"/>
                <w:lang w:val="en-US"/>
              </w:rPr>
            </w:pPr>
            <w:r w:rsidRPr="000D6000">
              <w:rPr>
                <w:b/>
                <w:bCs/>
                <w:sz w:val="20"/>
                <w:szCs w:val="20"/>
              </w:rPr>
              <w:t>Sistema de inventario</w:t>
            </w:r>
          </w:p>
        </w:tc>
        <w:tc>
          <w:tcPr>
            <w:tcW w:w="7840" w:type="dxa"/>
            <w:tcMar>
              <w:top w:w="100" w:type="dxa"/>
              <w:left w:w="100" w:type="dxa"/>
              <w:bottom w:w="100" w:type="dxa"/>
              <w:right w:w="100" w:type="dxa"/>
            </w:tcMar>
          </w:tcPr>
          <w:p w14:paraId="7AEC1EA7" w14:textId="5BFA7CB0" w:rsidR="00D53A04" w:rsidRPr="0068318B" w:rsidRDefault="00373CCF" w:rsidP="000D6000">
            <w:pPr>
              <w:spacing w:after="120"/>
              <w:rPr>
                <w:sz w:val="20"/>
                <w:szCs w:val="20"/>
                <w:rPrChange w:id="196" w:author="JHON JAIRO RODRIGUEZ PEREZ" w:date="2022-06-05T21:07:00Z">
                  <w:rPr>
                    <w:sz w:val="20"/>
                    <w:szCs w:val="20"/>
                    <w:lang w:val="en-US"/>
                  </w:rPr>
                </w:rPrChange>
              </w:rPr>
            </w:pPr>
            <w:ins w:id="197" w:author="JHON JAIRO RODRIGUEZ PEREZ" w:date="2022-06-05T23:46:00Z">
              <w:r>
                <w:rPr>
                  <w:sz w:val="20"/>
                  <w:szCs w:val="20"/>
                </w:rPr>
                <w:t>E</w:t>
              </w:r>
            </w:ins>
            <w:del w:id="198" w:author="JHON JAIRO RODRIGUEZ PEREZ" w:date="2022-06-05T23:46:00Z">
              <w:r w:rsidR="002E26B9" w:rsidDel="00373CCF">
                <w:rPr>
                  <w:sz w:val="20"/>
                  <w:szCs w:val="20"/>
                </w:rPr>
                <w:delText>e</w:delText>
              </w:r>
            </w:del>
            <w:r w:rsidR="00D53A04" w:rsidRPr="000D6000">
              <w:rPr>
                <w:sz w:val="20"/>
                <w:szCs w:val="20"/>
              </w:rPr>
              <w:t>l sistema de inventario es un método de control de almacén, que permite asegurar el aprovisionamiento de mercancías y reducir los costos por pedido y por material faltante.</w:t>
            </w:r>
          </w:p>
        </w:tc>
      </w:tr>
      <w:tr w:rsidR="008C2ED8" w:rsidRPr="000D6000" w14:paraId="4D6CE1A5" w14:textId="77777777" w:rsidTr="008C2ED8">
        <w:trPr>
          <w:trHeight w:val="956"/>
        </w:trPr>
        <w:tc>
          <w:tcPr>
            <w:tcW w:w="2122" w:type="dxa"/>
            <w:tcMar>
              <w:top w:w="100" w:type="dxa"/>
              <w:left w:w="100" w:type="dxa"/>
              <w:bottom w:w="100" w:type="dxa"/>
              <w:right w:w="100" w:type="dxa"/>
            </w:tcMar>
          </w:tcPr>
          <w:p w14:paraId="770B8337" w14:textId="7493F66E" w:rsidR="008C2ED8" w:rsidRPr="0068318B" w:rsidRDefault="008C2ED8" w:rsidP="000D6000">
            <w:pPr>
              <w:spacing w:after="120"/>
              <w:rPr>
                <w:b/>
                <w:bCs/>
                <w:sz w:val="20"/>
                <w:szCs w:val="20"/>
                <w:rPrChange w:id="199" w:author="JHON JAIRO RODRIGUEZ PEREZ" w:date="2022-06-05T21:07:00Z">
                  <w:rPr>
                    <w:b/>
                    <w:bCs/>
                    <w:sz w:val="20"/>
                    <w:szCs w:val="20"/>
                    <w:lang w:val="en-US"/>
                  </w:rPr>
                </w:rPrChange>
              </w:rPr>
            </w:pPr>
            <w:r w:rsidRPr="000D6000">
              <w:rPr>
                <w:b/>
                <w:bCs/>
                <w:sz w:val="20"/>
                <w:szCs w:val="20"/>
              </w:rPr>
              <w:t>Software de gestión de inventarios</w:t>
            </w:r>
          </w:p>
        </w:tc>
        <w:tc>
          <w:tcPr>
            <w:tcW w:w="7840" w:type="dxa"/>
            <w:tcMar>
              <w:top w:w="100" w:type="dxa"/>
              <w:left w:w="100" w:type="dxa"/>
              <w:bottom w:w="100" w:type="dxa"/>
              <w:right w:w="100" w:type="dxa"/>
            </w:tcMar>
          </w:tcPr>
          <w:p w14:paraId="0FB5D303" w14:textId="338E40FB" w:rsidR="008C2ED8" w:rsidRPr="0068318B" w:rsidRDefault="00373CCF" w:rsidP="000D6000">
            <w:pPr>
              <w:spacing w:after="120"/>
              <w:rPr>
                <w:sz w:val="20"/>
                <w:szCs w:val="20"/>
                <w:rPrChange w:id="200" w:author="JHON JAIRO RODRIGUEZ PEREZ" w:date="2022-06-05T21:07:00Z">
                  <w:rPr>
                    <w:sz w:val="20"/>
                    <w:szCs w:val="20"/>
                    <w:lang w:val="en-US"/>
                  </w:rPr>
                </w:rPrChange>
              </w:rPr>
            </w:pPr>
            <w:ins w:id="201" w:author="JHON JAIRO RODRIGUEZ PEREZ" w:date="2022-06-05T23:47:00Z">
              <w:r>
                <w:rPr>
                  <w:sz w:val="20"/>
                  <w:szCs w:val="20"/>
                </w:rPr>
                <w:t>E</w:t>
              </w:r>
            </w:ins>
            <w:del w:id="202" w:author="JHON JAIRO RODRIGUEZ PEREZ" w:date="2022-06-05T23:47:00Z">
              <w:r w:rsidR="002E26B9" w:rsidDel="00373CCF">
                <w:rPr>
                  <w:sz w:val="20"/>
                  <w:szCs w:val="20"/>
                </w:rPr>
                <w:delText>e</w:delText>
              </w:r>
            </w:del>
            <w:r w:rsidR="008C2ED8" w:rsidRPr="000D6000">
              <w:rPr>
                <w:sz w:val="20"/>
                <w:szCs w:val="20"/>
              </w:rPr>
              <w:t>l software de gestión de inventarios es un programa informático que le proporciona al negocio una visión general del inventario, herramientas de planificación y datos sobre la ubicación del stock.</w:t>
            </w:r>
          </w:p>
        </w:tc>
      </w:tr>
      <w:tr w:rsidR="008C2ED8" w:rsidRPr="000D6000" w14:paraId="1467B6D3" w14:textId="77777777" w:rsidTr="00D53A04">
        <w:trPr>
          <w:trHeight w:val="299"/>
        </w:trPr>
        <w:tc>
          <w:tcPr>
            <w:tcW w:w="2122" w:type="dxa"/>
            <w:tcMar>
              <w:top w:w="100" w:type="dxa"/>
              <w:left w:w="100" w:type="dxa"/>
              <w:bottom w:w="100" w:type="dxa"/>
              <w:right w:w="100" w:type="dxa"/>
            </w:tcMar>
          </w:tcPr>
          <w:p w14:paraId="78BF3909" w14:textId="66EF5DDB" w:rsidR="008C2ED8" w:rsidRPr="000D6000" w:rsidRDefault="008C2ED8" w:rsidP="000D6000">
            <w:pPr>
              <w:spacing w:after="120"/>
              <w:rPr>
                <w:b/>
                <w:bCs/>
                <w:sz w:val="20"/>
                <w:szCs w:val="20"/>
                <w:lang w:val="en-US"/>
              </w:rPr>
            </w:pPr>
            <w:r w:rsidRPr="000D6000">
              <w:rPr>
                <w:b/>
                <w:bCs/>
                <w:sz w:val="20"/>
                <w:szCs w:val="20"/>
              </w:rPr>
              <w:t>Valoración de inventario</w:t>
            </w:r>
          </w:p>
        </w:tc>
        <w:tc>
          <w:tcPr>
            <w:tcW w:w="7840" w:type="dxa"/>
            <w:tcMar>
              <w:top w:w="100" w:type="dxa"/>
              <w:left w:w="100" w:type="dxa"/>
              <w:bottom w:w="100" w:type="dxa"/>
              <w:right w:w="100" w:type="dxa"/>
            </w:tcMar>
          </w:tcPr>
          <w:p w14:paraId="5AFC1969" w14:textId="735FBD3D" w:rsidR="008C2ED8" w:rsidRPr="0068318B" w:rsidRDefault="00373CCF" w:rsidP="000D6000">
            <w:pPr>
              <w:spacing w:after="120"/>
              <w:rPr>
                <w:sz w:val="20"/>
                <w:szCs w:val="20"/>
                <w:rPrChange w:id="203" w:author="JHON JAIRO RODRIGUEZ PEREZ" w:date="2022-06-05T21:07:00Z">
                  <w:rPr>
                    <w:sz w:val="20"/>
                    <w:szCs w:val="20"/>
                    <w:lang w:val="en-US"/>
                  </w:rPr>
                </w:rPrChange>
              </w:rPr>
            </w:pPr>
            <w:ins w:id="204" w:author="JHON JAIRO RODRIGUEZ PEREZ" w:date="2022-06-05T23:47:00Z">
              <w:r>
                <w:rPr>
                  <w:sz w:val="20"/>
                  <w:szCs w:val="20"/>
                </w:rPr>
                <w:t>L</w:t>
              </w:r>
            </w:ins>
            <w:del w:id="205" w:author="JHON JAIRO RODRIGUEZ PEREZ" w:date="2022-06-05T23:47:00Z">
              <w:r w:rsidR="002E26B9" w:rsidDel="00373CCF">
                <w:rPr>
                  <w:sz w:val="20"/>
                  <w:szCs w:val="20"/>
                </w:rPr>
                <w:delText>l</w:delText>
              </w:r>
            </w:del>
            <w:r w:rsidR="008C2ED8" w:rsidRPr="000D6000">
              <w:rPr>
                <w:sz w:val="20"/>
                <w:szCs w:val="20"/>
              </w:rPr>
              <w:t>a valoración de inventario es la medición de las unidades de almacén en términos monetarios. Las técnicas más utilizadas son la identificación específica y primeros en entrar, primeros en salir (PEPS).</w:t>
            </w:r>
          </w:p>
        </w:tc>
      </w:tr>
    </w:tbl>
    <w:p w14:paraId="32CC2394" w14:textId="77777777" w:rsidR="001C7744" w:rsidRPr="000D6000" w:rsidRDefault="001C7744" w:rsidP="000D6000">
      <w:pPr>
        <w:spacing w:after="120"/>
        <w:rPr>
          <w:sz w:val="20"/>
          <w:szCs w:val="20"/>
        </w:rPr>
      </w:pPr>
    </w:p>
    <w:p w14:paraId="5C7DC0ED" w14:textId="77777777" w:rsidR="00337BBC" w:rsidRPr="000D6000" w:rsidRDefault="009709BD" w:rsidP="000D6000">
      <w:pPr>
        <w:numPr>
          <w:ilvl w:val="0"/>
          <w:numId w:val="4"/>
        </w:numPr>
        <w:pBdr>
          <w:top w:val="nil"/>
          <w:left w:val="nil"/>
          <w:bottom w:val="nil"/>
          <w:right w:val="nil"/>
          <w:between w:val="nil"/>
        </w:pBdr>
        <w:spacing w:after="120"/>
        <w:ind w:left="284" w:hanging="284"/>
        <w:jc w:val="both"/>
        <w:rPr>
          <w:b/>
          <w:color w:val="000000"/>
          <w:sz w:val="20"/>
          <w:szCs w:val="20"/>
        </w:rPr>
      </w:pPr>
      <w:r w:rsidRPr="000D6000">
        <w:rPr>
          <w:b/>
          <w:color w:val="000000"/>
          <w:sz w:val="20"/>
          <w:szCs w:val="20"/>
        </w:rPr>
        <w:t>REFERENCIAS BIBLIOGRÁFICAS:</w:t>
      </w:r>
    </w:p>
    <w:p w14:paraId="122C19A7" w14:textId="77777777" w:rsidR="002E26B9" w:rsidRPr="000D6000" w:rsidRDefault="002E26B9" w:rsidP="000D6000">
      <w:pPr>
        <w:pBdr>
          <w:top w:val="nil"/>
          <w:left w:val="nil"/>
          <w:bottom w:val="nil"/>
          <w:right w:val="nil"/>
          <w:between w:val="nil"/>
        </w:pBdr>
        <w:spacing w:after="120"/>
        <w:jc w:val="both"/>
        <w:rPr>
          <w:color w:val="000000"/>
          <w:sz w:val="20"/>
          <w:szCs w:val="20"/>
        </w:rPr>
      </w:pPr>
      <w:r w:rsidRPr="000D6000">
        <w:rPr>
          <w:color w:val="000000"/>
          <w:sz w:val="20"/>
          <w:szCs w:val="20"/>
        </w:rPr>
        <w:t xml:space="preserve">Arenal Laza, C. (2020). </w:t>
      </w:r>
      <w:r w:rsidRPr="00373CCF">
        <w:rPr>
          <w:i/>
          <w:iCs/>
          <w:color w:val="000000"/>
          <w:sz w:val="20"/>
          <w:szCs w:val="20"/>
          <w:rPrChange w:id="206" w:author="JHON JAIRO RODRIGUEZ PEREZ" w:date="2022-06-05T23:48:00Z">
            <w:rPr>
              <w:color w:val="000000"/>
              <w:sz w:val="20"/>
              <w:szCs w:val="20"/>
            </w:rPr>
          </w:rPrChange>
        </w:rPr>
        <w:t>Gestión de inventarios: UF0476</w:t>
      </w:r>
      <w:r w:rsidRPr="000D6000">
        <w:rPr>
          <w:color w:val="000000"/>
          <w:sz w:val="20"/>
          <w:szCs w:val="20"/>
        </w:rPr>
        <w:t>. Editorial Tutor Formación. https://elibro-net.bdigital.sena.edu.co/es/lc/senavirtual/titulos/126745</w:t>
      </w:r>
    </w:p>
    <w:p w14:paraId="40E0CD92" w14:textId="2AFCECBD" w:rsidR="002E26B9" w:rsidRPr="000D6000" w:rsidRDefault="00373CCF" w:rsidP="000D6000">
      <w:pPr>
        <w:pBdr>
          <w:top w:val="nil"/>
          <w:left w:val="nil"/>
          <w:bottom w:val="nil"/>
          <w:right w:val="nil"/>
          <w:between w:val="nil"/>
        </w:pBdr>
        <w:spacing w:after="120"/>
        <w:jc w:val="both"/>
        <w:rPr>
          <w:color w:val="000000"/>
          <w:sz w:val="20"/>
          <w:szCs w:val="20"/>
        </w:rPr>
      </w:pPr>
      <w:ins w:id="207" w:author="JHON JAIRO RODRIGUEZ PEREZ" w:date="2022-06-05T23:49:00Z">
        <w:r w:rsidRPr="000D6000">
          <w:rPr>
            <w:color w:val="000000"/>
            <w:sz w:val="20"/>
            <w:szCs w:val="20"/>
          </w:rPr>
          <w:t>Tecnipesa</w:t>
        </w:r>
        <w:r>
          <w:rPr>
            <w:color w:val="000000"/>
            <w:sz w:val="20"/>
            <w:szCs w:val="20"/>
          </w:rPr>
          <w:t xml:space="preserve">. (2022). </w:t>
        </w:r>
      </w:ins>
      <w:r w:rsidR="002E26B9" w:rsidRPr="000D6000">
        <w:rPr>
          <w:color w:val="000000"/>
          <w:sz w:val="20"/>
          <w:szCs w:val="20"/>
        </w:rPr>
        <w:t xml:space="preserve">Automatice la gestión de su almacén y controle la trazabilidad de los medicamentos. </w:t>
      </w:r>
      <w:del w:id="208" w:author="JHON JAIRO RODRIGUEZ PEREZ" w:date="2022-06-05T23:49:00Z">
        <w:r w:rsidR="002E26B9" w:rsidRPr="000D6000" w:rsidDel="00373CCF">
          <w:rPr>
            <w:color w:val="000000"/>
            <w:sz w:val="20"/>
            <w:szCs w:val="20"/>
          </w:rPr>
          <w:delText xml:space="preserve">Tecnipesa </w:delText>
        </w:r>
      </w:del>
      <w:r w:rsidR="002E26B9" w:rsidRPr="000D6000">
        <w:rPr>
          <w:color w:val="000000"/>
          <w:sz w:val="20"/>
          <w:szCs w:val="20"/>
        </w:rPr>
        <w:t xml:space="preserve">https://www.tecnipesa.com/soluciones/trazabilidad-producto/trazabilidad-farmaceutica </w:t>
      </w:r>
    </w:p>
    <w:p w14:paraId="0B3B32D5" w14:textId="77777777" w:rsidR="002E26B9" w:rsidRPr="0068318B" w:rsidRDefault="002E26B9" w:rsidP="000D6000">
      <w:pPr>
        <w:pBdr>
          <w:top w:val="nil"/>
          <w:left w:val="nil"/>
          <w:bottom w:val="nil"/>
          <w:right w:val="nil"/>
          <w:between w:val="nil"/>
        </w:pBdr>
        <w:spacing w:after="120"/>
        <w:jc w:val="both"/>
        <w:rPr>
          <w:sz w:val="20"/>
          <w:szCs w:val="20"/>
          <w:rPrChange w:id="209" w:author="JHON JAIRO RODRIGUEZ PEREZ" w:date="2022-06-05T21:07:00Z">
            <w:rPr>
              <w:sz w:val="20"/>
              <w:szCs w:val="20"/>
              <w:lang w:val="en-US"/>
            </w:rPr>
          </w:rPrChange>
        </w:rPr>
      </w:pPr>
      <w:r w:rsidRPr="000D6000">
        <w:rPr>
          <w:sz w:val="20"/>
          <w:szCs w:val="20"/>
        </w:rPr>
        <w:t xml:space="preserve">Bind ERP. (2021). </w:t>
      </w:r>
      <w:r w:rsidRPr="000D6000">
        <w:rPr>
          <w:i/>
          <w:sz w:val="20"/>
          <w:szCs w:val="20"/>
        </w:rPr>
        <w:t>Glosario de Inventarios</w:t>
      </w:r>
      <w:r w:rsidRPr="000D6000">
        <w:rPr>
          <w:sz w:val="20"/>
          <w:szCs w:val="20"/>
        </w:rPr>
        <w:t>. https://www.bind.com.mx/Glosario/Categoria/1-inventarios</w:t>
      </w:r>
    </w:p>
    <w:p w14:paraId="7919D238" w14:textId="77777777" w:rsidR="002E26B9" w:rsidRPr="000D6000" w:rsidRDefault="002E26B9" w:rsidP="000D6000">
      <w:pPr>
        <w:pBdr>
          <w:top w:val="nil"/>
          <w:left w:val="nil"/>
          <w:bottom w:val="nil"/>
          <w:right w:val="nil"/>
          <w:between w:val="nil"/>
        </w:pBdr>
        <w:spacing w:after="120"/>
        <w:jc w:val="both"/>
        <w:rPr>
          <w:sz w:val="20"/>
          <w:szCs w:val="20"/>
        </w:rPr>
      </w:pPr>
      <w:r w:rsidRPr="000D6000">
        <w:rPr>
          <w:color w:val="000000"/>
          <w:sz w:val="20"/>
          <w:szCs w:val="20"/>
        </w:rPr>
        <w:t xml:space="preserve">Cruz Fernández, A. (2017). </w:t>
      </w:r>
      <w:r w:rsidRPr="00373CCF">
        <w:rPr>
          <w:i/>
          <w:iCs/>
          <w:color w:val="000000"/>
          <w:sz w:val="20"/>
          <w:szCs w:val="20"/>
          <w:rPrChange w:id="210" w:author="JHON JAIRO RODRIGUEZ PEREZ" w:date="2022-06-05T23:50:00Z">
            <w:rPr>
              <w:color w:val="000000"/>
              <w:sz w:val="20"/>
              <w:szCs w:val="20"/>
            </w:rPr>
          </w:rPrChange>
        </w:rPr>
        <w:t>Gestión de inventarios. UF0476</w:t>
      </w:r>
      <w:r w:rsidRPr="000D6000">
        <w:rPr>
          <w:color w:val="000000"/>
          <w:sz w:val="20"/>
          <w:szCs w:val="20"/>
        </w:rPr>
        <w:t>. IC Editorial. https://elibro-net.bdigital.sena.edu.co/es/ereader/senavirtual/59186?page=10</w:t>
      </w:r>
    </w:p>
    <w:p w14:paraId="6EA29B10" w14:textId="602532B3" w:rsidR="002E26B9" w:rsidRPr="000D6000" w:rsidRDefault="002E26B9" w:rsidP="00373CCF">
      <w:pPr>
        <w:pBdr>
          <w:top w:val="nil"/>
          <w:left w:val="nil"/>
          <w:bottom w:val="nil"/>
          <w:right w:val="nil"/>
          <w:between w:val="nil"/>
        </w:pBdr>
        <w:spacing w:after="120"/>
        <w:jc w:val="both"/>
        <w:rPr>
          <w:color w:val="000000"/>
          <w:sz w:val="20"/>
          <w:szCs w:val="20"/>
        </w:rPr>
      </w:pPr>
      <w:r w:rsidRPr="000D6000">
        <w:rPr>
          <w:color w:val="000000"/>
          <w:sz w:val="20"/>
          <w:szCs w:val="20"/>
        </w:rPr>
        <w:t xml:space="preserve">Resolución 1403 de 2007. </w:t>
      </w:r>
      <w:ins w:id="211" w:author="JHON JAIRO RODRIGUEZ PEREZ" w:date="2022-06-05T23:50:00Z">
        <w:r w:rsidR="00373CCF">
          <w:rPr>
            <w:color w:val="000000"/>
            <w:sz w:val="20"/>
            <w:szCs w:val="20"/>
          </w:rPr>
          <w:t>[</w:t>
        </w:r>
      </w:ins>
      <w:r w:rsidRPr="000D6000">
        <w:rPr>
          <w:color w:val="000000"/>
          <w:sz w:val="20"/>
          <w:szCs w:val="20"/>
        </w:rPr>
        <w:t>Ministerio de la Protección social</w:t>
      </w:r>
      <w:ins w:id="212" w:author="JHON JAIRO RODRIGUEZ PEREZ" w:date="2022-06-05T23:50:00Z">
        <w:r w:rsidR="00373CCF">
          <w:rPr>
            <w:color w:val="000000"/>
            <w:sz w:val="20"/>
            <w:szCs w:val="20"/>
          </w:rPr>
          <w:t>]</w:t>
        </w:r>
      </w:ins>
      <w:r w:rsidRPr="000D6000">
        <w:rPr>
          <w:color w:val="000000"/>
          <w:sz w:val="20"/>
          <w:szCs w:val="20"/>
        </w:rPr>
        <w:t>.</w:t>
      </w:r>
      <w:ins w:id="213" w:author="JHON JAIRO RODRIGUEZ PEREZ" w:date="2022-06-05T23:52:00Z">
        <w:r w:rsidR="00373CCF">
          <w:rPr>
            <w:color w:val="000000"/>
            <w:sz w:val="20"/>
            <w:szCs w:val="20"/>
          </w:rPr>
          <w:t xml:space="preserve"> </w:t>
        </w:r>
        <w:r w:rsidR="00373CCF" w:rsidRPr="00373CCF">
          <w:rPr>
            <w:color w:val="000000"/>
            <w:sz w:val="20"/>
            <w:szCs w:val="20"/>
          </w:rPr>
          <w:t>Por la cual se determina el Modelo de Gestión del Servicio Farmacéutico, se adopta el Manual de Condiciones Esenciales y Procedimientos y se dictan otras disposiciones</w:t>
        </w:r>
        <w:r w:rsidR="00373CCF">
          <w:rPr>
            <w:color w:val="000000"/>
            <w:sz w:val="20"/>
            <w:szCs w:val="20"/>
          </w:rPr>
          <w:t>.</w:t>
        </w:r>
      </w:ins>
      <w:del w:id="214" w:author="JHON JAIRO RODRIGUEZ PEREZ" w:date="2022-06-05T23:47:00Z">
        <w:r w:rsidRPr="000D6000" w:rsidDel="00373CCF">
          <w:rPr>
            <w:color w:val="000000"/>
            <w:sz w:val="20"/>
            <w:szCs w:val="20"/>
          </w:rPr>
          <w:delText xml:space="preserve"> Bogotá,</w:delText>
        </w:r>
      </w:del>
      <w:r w:rsidRPr="000D6000">
        <w:rPr>
          <w:color w:val="000000"/>
          <w:sz w:val="20"/>
          <w:szCs w:val="20"/>
        </w:rPr>
        <w:t xml:space="preserve"> 14 de mayo 2007. </w:t>
      </w:r>
      <w:ins w:id="215" w:author="JHON JAIRO RODRIGUEZ PEREZ" w:date="2022-06-05T23:51:00Z">
        <w:r w:rsidR="00373CCF" w:rsidRPr="00373CCF">
          <w:rPr>
            <w:color w:val="000000"/>
            <w:sz w:val="20"/>
            <w:szCs w:val="20"/>
          </w:rPr>
          <w:t>http://autorregulacion.saludcapital.gov.co/leyes/Resolucion_1403_de_2007.pdf</w:t>
        </w:r>
      </w:ins>
      <w:del w:id="216" w:author="JHON JAIRO RODRIGUEZ PEREZ" w:date="2022-06-05T23:51:00Z">
        <w:r w:rsidRPr="000D6000" w:rsidDel="00373CCF">
          <w:rPr>
            <w:color w:val="000000"/>
            <w:sz w:val="20"/>
            <w:szCs w:val="20"/>
          </w:rPr>
          <w:delText>https://www.invima.gov.co/documents/20143/453029/Resoluci%C3%B3n+1403+de+2007.pdf/6b2e1ce1-bb34-e17f-03ef-34e35c126949</w:delText>
        </w:r>
      </w:del>
    </w:p>
    <w:p w14:paraId="2E1556A4" w14:textId="77777777" w:rsidR="001C7744" w:rsidRPr="000D6000" w:rsidRDefault="001C7744" w:rsidP="000D6000">
      <w:pPr>
        <w:spacing w:after="120"/>
        <w:rPr>
          <w:sz w:val="20"/>
          <w:szCs w:val="20"/>
        </w:rPr>
      </w:pPr>
    </w:p>
    <w:p w14:paraId="03A9A979" w14:textId="77777777" w:rsidR="001C7744" w:rsidRPr="000D6000" w:rsidRDefault="009709BD" w:rsidP="000D6000">
      <w:pPr>
        <w:numPr>
          <w:ilvl w:val="0"/>
          <w:numId w:val="4"/>
        </w:numPr>
        <w:pBdr>
          <w:top w:val="nil"/>
          <w:left w:val="nil"/>
          <w:bottom w:val="nil"/>
          <w:right w:val="nil"/>
          <w:between w:val="nil"/>
        </w:pBdr>
        <w:spacing w:after="120"/>
        <w:ind w:left="284" w:hanging="284"/>
        <w:jc w:val="both"/>
        <w:rPr>
          <w:b/>
          <w:color w:val="000000"/>
          <w:sz w:val="20"/>
          <w:szCs w:val="20"/>
        </w:rPr>
      </w:pPr>
      <w:r w:rsidRPr="000D6000">
        <w:rPr>
          <w:b/>
          <w:color w:val="000000"/>
          <w:sz w:val="20"/>
          <w:szCs w:val="20"/>
        </w:rPr>
        <w:t>CONTROL DEL DOCUMENTO</w:t>
      </w:r>
    </w:p>
    <w:p w14:paraId="1ED73CE8" w14:textId="77777777" w:rsidR="001C7744" w:rsidRDefault="001C7744" w:rsidP="000D6000">
      <w:pPr>
        <w:spacing w:after="120"/>
        <w:jc w:val="both"/>
        <w:rPr>
          <w:b/>
          <w:sz w:val="20"/>
          <w:szCs w:val="20"/>
        </w:rPr>
      </w:pPr>
    </w:p>
    <w:tbl>
      <w:tblPr>
        <w:tblStyle w:val="aa"/>
        <w:tblW w:w="9967"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Change w:id="217">
          <w:tblGrid>
            <w:gridCol w:w="1272"/>
            <w:gridCol w:w="1991"/>
            <w:gridCol w:w="1559"/>
            <w:gridCol w:w="3257"/>
            <w:gridCol w:w="1888"/>
          </w:tblGrid>
        </w:tblGridChange>
      </w:tblGrid>
      <w:tr w:rsidR="002E26B9" w:rsidRPr="00C8083B" w14:paraId="140B49A9" w14:textId="77777777" w:rsidTr="00870486">
        <w:trPr>
          <w:trHeight w:val="428"/>
        </w:trPr>
        <w:tc>
          <w:tcPr>
            <w:tcW w:w="1272" w:type="dxa"/>
            <w:tcBorders>
              <w:top w:val="nil"/>
              <w:left w:val="nil"/>
            </w:tcBorders>
          </w:tcPr>
          <w:p w14:paraId="33768BEB" w14:textId="77777777" w:rsidR="002E26B9" w:rsidRPr="00C8083B" w:rsidRDefault="002E26B9" w:rsidP="00DA7E0C">
            <w:pPr>
              <w:spacing w:after="120"/>
              <w:jc w:val="both"/>
              <w:rPr>
                <w:b/>
                <w:sz w:val="20"/>
                <w:szCs w:val="20"/>
              </w:rPr>
            </w:pPr>
          </w:p>
        </w:tc>
        <w:tc>
          <w:tcPr>
            <w:tcW w:w="1991" w:type="dxa"/>
            <w:vAlign w:val="center"/>
          </w:tcPr>
          <w:p w14:paraId="65E278D5" w14:textId="77777777" w:rsidR="002E26B9" w:rsidRPr="00C8083B" w:rsidRDefault="002E26B9" w:rsidP="00DA7E0C">
            <w:pPr>
              <w:spacing w:after="120"/>
              <w:jc w:val="center"/>
              <w:rPr>
                <w:b/>
                <w:sz w:val="20"/>
                <w:szCs w:val="20"/>
              </w:rPr>
            </w:pPr>
            <w:r w:rsidRPr="00C8083B">
              <w:rPr>
                <w:b/>
                <w:sz w:val="20"/>
                <w:szCs w:val="20"/>
              </w:rPr>
              <w:t>Nombre</w:t>
            </w:r>
          </w:p>
        </w:tc>
        <w:tc>
          <w:tcPr>
            <w:tcW w:w="1559" w:type="dxa"/>
            <w:vAlign w:val="center"/>
          </w:tcPr>
          <w:p w14:paraId="3C4261A4" w14:textId="77777777" w:rsidR="002E26B9" w:rsidRPr="00C8083B" w:rsidRDefault="002E26B9" w:rsidP="00DA7E0C">
            <w:pPr>
              <w:spacing w:after="120"/>
              <w:jc w:val="center"/>
              <w:rPr>
                <w:b/>
                <w:sz w:val="20"/>
                <w:szCs w:val="20"/>
              </w:rPr>
            </w:pPr>
            <w:r w:rsidRPr="00C8083B">
              <w:rPr>
                <w:b/>
                <w:sz w:val="20"/>
                <w:szCs w:val="20"/>
              </w:rPr>
              <w:t>Cargo</w:t>
            </w:r>
          </w:p>
        </w:tc>
        <w:tc>
          <w:tcPr>
            <w:tcW w:w="3257" w:type="dxa"/>
            <w:vAlign w:val="center"/>
          </w:tcPr>
          <w:p w14:paraId="59A89762" w14:textId="77777777" w:rsidR="002E26B9" w:rsidRPr="00983DE2" w:rsidRDefault="002E26B9" w:rsidP="00DA7E0C">
            <w:pPr>
              <w:spacing w:after="120"/>
              <w:jc w:val="center"/>
              <w:rPr>
                <w:b/>
                <w:sz w:val="20"/>
                <w:szCs w:val="20"/>
              </w:rPr>
            </w:pPr>
            <w:r w:rsidRPr="00C8083B">
              <w:rPr>
                <w:b/>
                <w:sz w:val="20"/>
                <w:szCs w:val="20"/>
              </w:rPr>
              <w:t>Dependencia</w:t>
            </w:r>
          </w:p>
        </w:tc>
        <w:tc>
          <w:tcPr>
            <w:tcW w:w="1888" w:type="dxa"/>
            <w:vAlign w:val="center"/>
          </w:tcPr>
          <w:p w14:paraId="33C47D65" w14:textId="77777777" w:rsidR="002E26B9" w:rsidRPr="00C8083B" w:rsidRDefault="002E26B9" w:rsidP="00DA7E0C">
            <w:pPr>
              <w:spacing w:after="120"/>
              <w:jc w:val="center"/>
              <w:rPr>
                <w:b/>
                <w:sz w:val="20"/>
                <w:szCs w:val="20"/>
              </w:rPr>
            </w:pPr>
            <w:r w:rsidRPr="00C8083B">
              <w:rPr>
                <w:b/>
                <w:sz w:val="20"/>
                <w:szCs w:val="20"/>
              </w:rPr>
              <w:t>Fecha</w:t>
            </w:r>
          </w:p>
        </w:tc>
      </w:tr>
      <w:tr w:rsidR="00690C0F" w:rsidRPr="00C8083B" w14:paraId="28EF3912" w14:textId="77777777" w:rsidTr="00870486">
        <w:trPr>
          <w:trHeight w:val="340"/>
        </w:trPr>
        <w:tc>
          <w:tcPr>
            <w:tcW w:w="1272" w:type="dxa"/>
            <w:vMerge w:val="restart"/>
            <w:vAlign w:val="center"/>
          </w:tcPr>
          <w:p w14:paraId="10159431" w14:textId="77777777" w:rsidR="00690C0F" w:rsidRPr="00C8083B" w:rsidRDefault="00690C0F" w:rsidP="00DA7E0C">
            <w:pPr>
              <w:spacing w:after="120"/>
              <w:jc w:val="center"/>
              <w:rPr>
                <w:b/>
                <w:sz w:val="20"/>
                <w:szCs w:val="20"/>
              </w:rPr>
            </w:pPr>
            <w:r w:rsidRPr="00C8083B">
              <w:rPr>
                <w:b/>
                <w:sz w:val="20"/>
                <w:szCs w:val="20"/>
              </w:rPr>
              <w:t>Autor (es)</w:t>
            </w:r>
          </w:p>
        </w:tc>
        <w:tc>
          <w:tcPr>
            <w:tcW w:w="1991" w:type="dxa"/>
            <w:vAlign w:val="center"/>
          </w:tcPr>
          <w:p w14:paraId="26E2CD55" w14:textId="77777777" w:rsidR="00690C0F" w:rsidRPr="00C8083B" w:rsidRDefault="00690C0F" w:rsidP="00870486">
            <w:pPr>
              <w:spacing w:after="120"/>
              <w:rPr>
                <w:sz w:val="20"/>
                <w:szCs w:val="20"/>
              </w:rPr>
            </w:pPr>
            <w:r w:rsidRPr="00C8083B">
              <w:rPr>
                <w:sz w:val="20"/>
                <w:szCs w:val="20"/>
              </w:rPr>
              <w:t>Emilia Sarmiento Mora</w:t>
            </w:r>
          </w:p>
        </w:tc>
        <w:tc>
          <w:tcPr>
            <w:tcW w:w="1559" w:type="dxa"/>
            <w:vAlign w:val="center"/>
          </w:tcPr>
          <w:p w14:paraId="65EBEBD3" w14:textId="63A95D2E" w:rsidR="00690C0F" w:rsidRPr="00C8083B" w:rsidRDefault="00690C0F" w:rsidP="00870486">
            <w:pPr>
              <w:spacing w:after="120"/>
              <w:rPr>
                <w:sz w:val="20"/>
                <w:szCs w:val="20"/>
              </w:rPr>
            </w:pPr>
            <w:r w:rsidRPr="00C8083B">
              <w:rPr>
                <w:sz w:val="20"/>
                <w:szCs w:val="20"/>
              </w:rPr>
              <w:t>Experta Temática</w:t>
            </w:r>
          </w:p>
        </w:tc>
        <w:tc>
          <w:tcPr>
            <w:tcW w:w="3257" w:type="dxa"/>
            <w:vAlign w:val="center"/>
          </w:tcPr>
          <w:p w14:paraId="26C2F577" w14:textId="77777777" w:rsidR="00690C0F" w:rsidRPr="00C8083B" w:rsidRDefault="00690C0F" w:rsidP="00870486">
            <w:pPr>
              <w:spacing w:after="120"/>
              <w:rPr>
                <w:sz w:val="20"/>
                <w:szCs w:val="20"/>
              </w:rPr>
            </w:pPr>
            <w:r>
              <w:rPr>
                <w:sz w:val="20"/>
                <w:szCs w:val="20"/>
              </w:rPr>
              <w:t xml:space="preserve">Regional Antioquia - </w:t>
            </w:r>
            <w:r w:rsidRPr="00C8083B">
              <w:rPr>
                <w:sz w:val="20"/>
                <w:szCs w:val="20"/>
              </w:rPr>
              <w:t>Centro de Servicios de Salud.</w:t>
            </w:r>
          </w:p>
        </w:tc>
        <w:tc>
          <w:tcPr>
            <w:tcW w:w="1888" w:type="dxa"/>
            <w:vAlign w:val="center"/>
          </w:tcPr>
          <w:p w14:paraId="204F9AB8" w14:textId="77777777" w:rsidR="00690C0F" w:rsidRPr="00C8083B" w:rsidRDefault="00690C0F" w:rsidP="00870486">
            <w:pPr>
              <w:spacing w:after="120"/>
              <w:rPr>
                <w:sz w:val="20"/>
                <w:szCs w:val="20"/>
              </w:rPr>
            </w:pPr>
            <w:r w:rsidRPr="00C8083B">
              <w:rPr>
                <w:sz w:val="20"/>
                <w:szCs w:val="20"/>
              </w:rPr>
              <w:t>Agosto 2021</w:t>
            </w:r>
          </w:p>
        </w:tc>
      </w:tr>
      <w:tr w:rsidR="00690C0F" w:rsidRPr="00C8083B" w14:paraId="0353616C" w14:textId="77777777" w:rsidTr="00870486">
        <w:trPr>
          <w:trHeight w:val="340"/>
        </w:trPr>
        <w:tc>
          <w:tcPr>
            <w:tcW w:w="1272" w:type="dxa"/>
            <w:vMerge/>
            <w:vAlign w:val="center"/>
          </w:tcPr>
          <w:p w14:paraId="3AAAAA4E" w14:textId="77777777" w:rsidR="00690C0F" w:rsidRPr="00C8083B" w:rsidRDefault="00690C0F" w:rsidP="00DA7E0C">
            <w:pPr>
              <w:spacing w:after="120"/>
              <w:jc w:val="center"/>
              <w:rPr>
                <w:b/>
                <w:sz w:val="20"/>
                <w:szCs w:val="20"/>
              </w:rPr>
            </w:pPr>
          </w:p>
        </w:tc>
        <w:tc>
          <w:tcPr>
            <w:tcW w:w="1991" w:type="dxa"/>
            <w:vAlign w:val="center"/>
          </w:tcPr>
          <w:p w14:paraId="40543B2B" w14:textId="1AEF269F" w:rsidR="00690C0F" w:rsidRPr="00C8083B" w:rsidRDefault="00690C0F" w:rsidP="00870486">
            <w:pPr>
              <w:spacing w:after="120"/>
              <w:rPr>
                <w:sz w:val="20"/>
                <w:szCs w:val="20"/>
              </w:rPr>
            </w:pPr>
            <w:r w:rsidRPr="000D6000">
              <w:rPr>
                <w:sz w:val="20"/>
                <w:szCs w:val="20"/>
              </w:rPr>
              <w:t>Lina Marcela Ayala Pardo</w:t>
            </w:r>
          </w:p>
        </w:tc>
        <w:tc>
          <w:tcPr>
            <w:tcW w:w="1559" w:type="dxa"/>
            <w:vAlign w:val="center"/>
          </w:tcPr>
          <w:p w14:paraId="7A6EA960" w14:textId="5BBB753C" w:rsidR="00690C0F" w:rsidRPr="00C8083B" w:rsidRDefault="00690C0F" w:rsidP="00870486">
            <w:pPr>
              <w:spacing w:after="120"/>
              <w:rPr>
                <w:sz w:val="20"/>
                <w:szCs w:val="20"/>
              </w:rPr>
            </w:pPr>
            <w:r w:rsidRPr="00C8083B">
              <w:rPr>
                <w:sz w:val="20"/>
                <w:szCs w:val="20"/>
              </w:rPr>
              <w:t>Experta Temática</w:t>
            </w:r>
          </w:p>
        </w:tc>
        <w:tc>
          <w:tcPr>
            <w:tcW w:w="3257" w:type="dxa"/>
            <w:vAlign w:val="center"/>
          </w:tcPr>
          <w:p w14:paraId="0264B008" w14:textId="1C8A33BF" w:rsidR="00690C0F" w:rsidRDefault="00690C0F" w:rsidP="00870486">
            <w:pPr>
              <w:spacing w:after="120"/>
              <w:rPr>
                <w:sz w:val="20"/>
                <w:szCs w:val="20"/>
              </w:rPr>
            </w:pPr>
            <w:r>
              <w:rPr>
                <w:sz w:val="20"/>
                <w:szCs w:val="20"/>
              </w:rPr>
              <w:t xml:space="preserve">Regional Antioquia - </w:t>
            </w:r>
            <w:r w:rsidRPr="00C8083B">
              <w:rPr>
                <w:sz w:val="20"/>
                <w:szCs w:val="20"/>
              </w:rPr>
              <w:t>Centro de Servicios de Salud.</w:t>
            </w:r>
          </w:p>
        </w:tc>
        <w:tc>
          <w:tcPr>
            <w:tcW w:w="1888" w:type="dxa"/>
            <w:vAlign w:val="center"/>
          </w:tcPr>
          <w:p w14:paraId="6BC1C299" w14:textId="12EEB496" w:rsidR="00690C0F" w:rsidRPr="00C8083B" w:rsidRDefault="00690C0F" w:rsidP="00870486">
            <w:pPr>
              <w:spacing w:after="120"/>
              <w:rPr>
                <w:sz w:val="20"/>
                <w:szCs w:val="20"/>
              </w:rPr>
            </w:pPr>
            <w:r w:rsidRPr="00C8083B">
              <w:rPr>
                <w:sz w:val="20"/>
                <w:szCs w:val="20"/>
              </w:rPr>
              <w:t>Agosto 2021</w:t>
            </w:r>
          </w:p>
        </w:tc>
      </w:tr>
      <w:tr w:rsidR="00690C0F" w:rsidRPr="00C8083B" w14:paraId="0178ED99" w14:textId="77777777" w:rsidTr="00870486">
        <w:trPr>
          <w:trHeight w:val="340"/>
        </w:trPr>
        <w:tc>
          <w:tcPr>
            <w:tcW w:w="1272" w:type="dxa"/>
            <w:vMerge/>
            <w:vAlign w:val="center"/>
          </w:tcPr>
          <w:p w14:paraId="5B32CBC7" w14:textId="77777777" w:rsidR="00690C0F" w:rsidRPr="00C8083B" w:rsidRDefault="00690C0F" w:rsidP="00DA7E0C">
            <w:pPr>
              <w:spacing w:after="120"/>
              <w:jc w:val="center"/>
              <w:rPr>
                <w:b/>
                <w:sz w:val="20"/>
                <w:szCs w:val="20"/>
              </w:rPr>
            </w:pPr>
          </w:p>
        </w:tc>
        <w:tc>
          <w:tcPr>
            <w:tcW w:w="1991" w:type="dxa"/>
            <w:vAlign w:val="center"/>
          </w:tcPr>
          <w:p w14:paraId="46C06FA1" w14:textId="23750816" w:rsidR="00690C0F" w:rsidRPr="000D6000" w:rsidRDefault="00690C0F" w:rsidP="00870486">
            <w:pPr>
              <w:spacing w:after="120"/>
              <w:rPr>
                <w:sz w:val="20"/>
                <w:szCs w:val="20"/>
              </w:rPr>
            </w:pPr>
            <w:r w:rsidRPr="000D6000">
              <w:rPr>
                <w:sz w:val="20"/>
                <w:szCs w:val="20"/>
              </w:rPr>
              <w:t>Edwing Amir Moreno Moreno</w:t>
            </w:r>
          </w:p>
        </w:tc>
        <w:tc>
          <w:tcPr>
            <w:tcW w:w="1559" w:type="dxa"/>
            <w:vAlign w:val="center"/>
          </w:tcPr>
          <w:p w14:paraId="5F874143" w14:textId="5C20BCBE" w:rsidR="00690C0F" w:rsidRPr="00C8083B" w:rsidRDefault="00690C0F" w:rsidP="00870486">
            <w:pPr>
              <w:spacing w:after="120"/>
              <w:rPr>
                <w:sz w:val="20"/>
                <w:szCs w:val="20"/>
              </w:rPr>
            </w:pPr>
            <w:r>
              <w:rPr>
                <w:sz w:val="20"/>
                <w:szCs w:val="20"/>
              </w:rPr>
              <w:t xml:space="preserve">Experto </w:t>
            </w:r>
            <w:r w:rsidRPr="00C8083B">
              <w:rPr>
                <w:sz w:val="20"/>
                <w:szCs w:val="20"/>
              </w:rPr>
              <w:t>Temátic</w:t>
            </w:r>
            <w:r>
              <w:rPr>
                <w:sz w:val="20"/>
                <w:szCs w:val="20"/>
              </w:rPr>
              <w:t>o</w:t>
            </w:r>
          </w:p>
        </w:tc>
        <w:tc>
          <w:tcPr>
            <w:tcW w:w="3257" w:type="dxa"/>
            <w:vAlign w:val="center"/>
          </w:tcPr>
          <w:p w14:paraId="62DF9602" w14:textId="7CEFD9C9" w:rsidR="00690C0F" w:rsidRDefault="00690C0F" w:rsidP="00870486">
            <w:pPr>
              <w:spacing w:after="120"/>
              <w:rPr>
                <w:sz w:val="20"/>
                <w:szCs w:val="20"/>
              </w:rPr>
            </w:pPr>
            <w:r>
              <w:rPr>
                <w:sz w:val="20"/>
                <w:szCs w:val="20"/>
              </w:rPr>
              <w:t xml:space="preserve">Regional Antioquia - </w:t>
            </w:r>
            <w:r w:rsidRPr="00C8083B">
              <w:rPr>
                <w:sz w:val="20"/>
                <w:szCs w:val="20"/>
              </w:rPr>
              <w:t>Centro de Servicios de Salud.</w:t>
            </w:r>
          </w:p>
        </w:tc>
        <w:tc>
          <w:tcPr>
            <w:tcW w:w="1888" w:type="dxa"/>
            <w:vAlign w:val="center"/>
          </w:tcPr>
          <w:p w14:paraId="368AAF6E" w14:textId="6A92A9A5" w:rsidR="00690C0F" w:rsidRPr="00C8083B" w:rsidRDefault="00690C0F" w:rsidP="00870486">
            <w:pPr>
              <w:spacing w:after="120"/>
              <w:rPr>
                <w:sz w:val="20"/>
                <w:szCs w:val="20"/>
              </w:rPr>
            </w:pPr>
            <w:r w:rsidRPr="00C8083B">
              <w:rPr>
                <w:sz w:val="20"/>
                <w:szCs w:val="20"/>
              </w:rPr>
              <w:t>Agosto 2021</w:t>
            </w:r>
          </w:p>
        </w:tc>
      </w:tr>
      <w:tr w:rsidR="00690C0F" w:rsidRPr="00C8083B" w14:paraId="75ADB9D0" w14:textId="77777777" w:rsidTr="00870486">
        <w:trPr>
          <w:trHeight w:val="340"/>
        </w:trPr>
        <w:tc>
          <w:tcPr>
            <w:tcW w:w="1272" w:type="dxa"/>
            <w:vMerge/>
          </w:tcPr>
          <w:p w14:paraId="7C6D322A" w14:textId="77777777" w:rsidR="00690C0F" w:rsidRPr="00C8083B" w:rsidRDefault="00690C0F" w:rsidP="00DA7E0C">
            <w:pPr>
              <w:widowControl w:val="0"/>
              <w:pBdr>
                <w:top w:val="nil"/>
                <w:left w:val="nil"/>
                <w:bottom w:val="nil"/>
                <w:right w:val="nil"/>
                <w:between w:val="nil"/>
              </w:pBdr>
              <w:spacing w:after="120"/>
              <w:rPr>
                <w:b/>
                <w:sz w:val="20"/>
                <w:szCs w:val="20"/>
              </w:rPr>
            </w:pPr>
          </w:p>
        </w:tc>
        <w:tc>
          <w:tcPr>
            <w:tcW w:w="1991" w:type="dxa"/>
            <w:vAlign w:val="center"/>
          </w:tcPr>
          <w:p w14:paraId="042A722B" w14:textId="77777777" w:rsidR="00690C0F" w:rsidRPr="00C8083B" w:rsidRDefault="00690C0F" w:rsidP="00870486">
            <w:pPr>
              <w:spacing w:after="120"/>
              <w:rPr>
                <w:b/>
                <w:sz w:val="20"/>
                <w:szCs w:val="20"/>
              </w:rPr>
            </w:pPr>
            <w:r w:rsidRPr="00C8083B">
              <w:rPr>
                <w:rFonts w:eastAsia="Times New Roman"/>
                <w:sz w:val="20"/>
                <w:szCs w:val="20"/>
              </w:rPr>
              <w:t>Gustavo Santis Mancipe</w:t>
            </w:r>
          </w:p>
        </w:tc>
        <w:tc>
          <w:tcPr>
            <w:tcW w:w="1559" w:type="dxa"/>
            <w:vAlign w:val="center"/>
          </w:tcPr>
          <w:p w14:paraId="6B6A874D" w14:textId="77777777" w:rsidR="00690C0F" w:rsidRPr="00C8083B" w:rsidRDefault="00690C0F" w:rsidP="00870486">
            <w:pPr>
              <w:spacing w:after="120"/>
              <w:rPr>
                <w:b/>
                <w:sz w:val="20"/>
                <w:szCs w:val="20"/>
              </w:rPr>
            </w:pPr>
            <w:r w:rsidRPr="00C8083B">
              <w:rPr>
                <w:rFonts w:eastAsia="Times New Roman"/>
                <w:sz w:val="20"/>
                <w:szCs w:val="20"/>
              </w:rPr>
              <w:t>Diseñador instruccional</w:t>
            </w:r>
          </w:p>
        </w:tc>
        <w:tc>
          <w:tcPr>
            <w:tcW w:w="3257" w:type="dxa"/>
            <w:vAlign w:val="center"/>
          </w:tcPr>
          <w:p w14:paraId="70D59133" w14:textId="77777777" w:rsidR="00690C0F" w:rsidRPr="00983DE2" w:rsidRDefault="00690C0F" w:rsidP="00870486">
            <w:pPr>
              <w:spacing w:after="120"/>
              <w:ind w:right="112"/>
              <w:rPr>
                <w:rFonts w:eastAsia="Times New Roman"/>
                <w:sz w:val="20"/>
                <w:szCs w:val="20"/>
              </w:rPr>
            </w:pPr>
            <w:r>
              <w:rPr>
                <w:sz w:val="20"/>
                <w:szCs w:val="20"/>
                <w:lang w:val="es-ES_tradnl"/>
              </w:rPr>
              <w:t xml:space="preserve">Regional Distrito Capital – </w:t>
            </w:r>
            <w:r>
              <w:rPr>
                <w:rFonts w:eastAsia="Times New Roman"/>
                <w:sz w:val="20"/>
                <w:szCs w:val="20"/>
              </w:rPr>
              <w:t>Centro de Diseño y Metrología.</w:t>
            </w:r>
          </w:p>
        </w:tc>
        <w:tc>
          <w:tcPr>
            <w:tcW w:w="1888" w:type="dxa"/>
            <w:vAlign w:val="center"/>
          </w:tcPr>
          <w:p w14:paraId="4C305806" w14:textId="77777777" w:rsidR="00690C0F" w:rsidRPr="00C8083B" w:rsidRDefault="00690C0F" w:rsidP="00870486">
            <w:pPr>
              <w:spacing w:after="120"/>
              <w:rPr>
                <w:b/>
                <w:sz w:val="20"/>
                <w:szCs w:val="20"/>
              </w:rPr>
            </w:pPr>
            <w:r w:rsidRPr="00C8083B">
              <w:rPr>
                <w:sz w:val="20"/>
                <w:szCs w:val="20"/>
              </w:rPr>
              <w:t>Agosto 2021</w:t>
            </w:r>
          </w:p>
        </w:tc>
      </w:tr>
      <w:tr w:rsidR="00690C0F" w:rsidRPr="00C8083B" w14:paraId="7D1AC32D" w14:textId="77777777" w:rsidTr="00870486">
        <w:trPr>
          <w:trHeight w:val="340"/>
        </w:trPr>
        <w:tc>
          <w:tcPr>
            <w:tcW w:w="1272" w:type="dxa"/>
            <w:vMerge/>
          </w:tcPr>
          <w:p w14:paraId="24BE6663" w14:textId="77777777" w:rsidR="00690C0F" w:rsidRPr="00C8083B" w:rsidRDefault="00690C0F" w:rsidP="00DA7E0C">
            <w:pPr>
              <w:widowControl w:val="0"/>
              <w:pBdr>
                <w:top w:val="nil"/>
                <w:left w:val="nil"/>
                <w:bottom w:val="nil"/>
                <w:right w:val="nil"/>
                <w:between w:val="nil"/>
              </w:pBdr>
              <w:spacing w:after="120"/>
              <w:rPr>
                <w:b/>
                <w:sz w:val="20"/>
                <w:szCs w:val="20"/>
              </w:rPr>
            </w:pPr>
          </w:p>
        </w:tc>
        <w:tc>
          <w:tcPr>
            <w:tcW w:w="1991" w:type="dxa"/>
            <w:vAlign w:val="center"/>
          </w:tcPr>
          <w:p w14:paraId="376AA754" w14:textId="77777777" w:rsidR="00690C0F" w:rsidRPr="00C8083B" w:rsidRDefault="00690C0F" w:rsidP="00870486">
            <w:pPr>
              <w:spacing w:after="120"/>
              <w:rPr>
                <w:rFonts w:eastAsia="Times New Roman"/>
                <w:sz w:val="20"/>
                <w:szCs w:val="20"/>
              </w:rPr>
            </w:pPr>
            <w:r w:rsidRPr="00DE148E">
              <w:rPr>
                <w:sz w:val="20"/>
                <w:szCs w:val="20"/>
                <w:lang w:val="es-ES_tradnl"/>
              </w:rPr>
              <w:t>Ana Catalina Córdoba Sus</w:t>
            </w:r>
          </w:p>
        </w:tc>
        <w:tc>
          <w:tcPr>
            <w:tcW w:w="1559" w:type="dxa"/>
            <w:vAlign w:val="center"/>
          </w:tcPr>
          <w:p w14:paraId="11A2004F" w14:textId="77777777" w:rsidR="00690C0F" w:rsidRPr="00C8083B" w:rsidRDefault="00690C0F" w:rsidP="00870486">
            <w:pPr>
              <w:spacing w:after="120"/>
              <w:rPr>
                <w:rFonts w:eastAsia="Times New Roman"/>
                <w:sz w:val="20"/>
                <w:szCs w:val="20"/>
              </w:rPr>
            </w:pPr>
            <w:r w:rsidRPr="00DE148E">
              <w:rPr>
                <w:sz w:val="20"/>
                <w:szCs w:val="20"/>
                <w:lang w:val="es-ES_tradnl"/>
              </w:rPr>
              <w:t>Revisora Metodológica y Pedagógica</w:t>
            </w:r>
          </w:p>
        </w:tc>
        <w:tc>
          <w:tcPr>
            <w:tcW w:w="3257" w:type="dxa"/>
            <w:vAlign w:val="center"/>
          </w:tcPr>
          <w:p w14:paraId="0EF2926C" w14:textId="77777777" w:rsidR="00690C0F" w:rsidRPr="00C8083B" w:rsidRDefault="00690C0F" w:rsidP="00870486">
            <w:pPr>
              <w:spacing w:after="120"/>
              <w:ind w:right="112"/>
              <w:rPr>
                <w:rFonts w:eastAsia="Times New Roman"/>
                <w:sz w:val="20"/>
                <w:szCs w:val="20"/>
              </w:rPr>
            </w:pPr>
            <w:r w:rsidRPr="00DE148E">
              <w:rPr>
                <w:sz w:val="20"/>
                <w:szCs w:val="20"/>
                <w:lang w:val="es-ES_tradnl"/>
              </w:rPr>
              <w:t>Regional Distrito Capital – Centro para la Industria de la Comunicación Gráfica.</w:t>
            </w:r>
          </w:p>
        </w:tc>
        <w:tc>
          <w:tcPr>
            <w:tcW w:w="1888" w:type="dxa"/>
            <w:vAlign w:val="center"/>
          </w:tcPr>
          <w:p w14:paraId="0AE7E3CC" w14:textId="3B3B4D39" w:rsidR="00690C0F" w:rsidRPr="00C8083B" w:rsidRDefault="00690C0F" w:rsidP="00870486">
            <w:pPr>
              <w:spacing w:after="120"/>
              <w:rPr>
                <w:rFonts w:eastAsia="Times New Roman"/>
                <w:sz w:val="20"/>
                <w:szCs w:val="20"/>
              </w:rPr>
            </w:pPr>
            <w:r>
              <w:rPr>
                <w:sz w:val="20"/>
                <w:szCs w:val="20"/>
                <w:lang w:val="es-ES_tradnl"/>
              </w:rPr>
              <w:t>Septiembre</w:t>
            </w:r>
            <w:r>
              <w:rPr>
                <w:color w:val="000000"/>
                <w:sz w:val="20"/>
                <w:szCs w:val="20"/>
                <w:lang w:val="es-ES_tradnl"/>
              </w:rPr>
              <w:t xml:space="preserve"> </w:t>
            </w:r>
            <w:r w:rsidRPr="00DE148E">
              <w:rPr>
                <w:color w:val="000000"/>
                <w:sz w:val="20"/>
                <w:szCs w:val="20"/>
                <w:lang w:val="es-ES_tradnl"/>
              </w:rPr>
              <w:t>2021</w:t>
            </w:r>
          </w:p>
        </w:tc>
      </w:tr>
      <w:tr w:rsidR="00690C0F" w:rsidRPr="00C8083B" w14:paraId="7AFB0F39" w14:textId="77777777" w:rsidTr="00870486">
        <w:trPr>
          <w:trHeight w:val="340"/>
        </w:trPr>
        <w:tc>
          <w:tcPr>
            <w:tcW w:w="1272" w:type="dxa"/>
            <w:vMerge/>
          </w:tcPr>
          <w:p w14:paraId="06BE8CCA" w14:textId="77777777" w:rsidR="00690C0F" w:rsidRPr="00C8083B" w:rsidRDefault="00690C0F" w:rsidP="00DA7E0C">
            <w:pPr>
              <w:widowControl w:val="0"/>
              <w:pBdr>
                <w:top w:val="nil"/>
                <w:left w:val="nil"/>
                <w:bottom w:val="nil"/>
                <w:right w:val="nil"/>
                <w:between w:val="nil"/>
              </w:pBdr>
              <w:spacing w:after="120"/>
              <w:rPr>
                <w:b/>
                <w:sz w:val="20"/>
                <w:szCs w:val="20"/>
              </w:rPr>
            </w:pPr>
          </w:p>
        </w:tc>
        <w:tc>
          <w:tcPr>
            <w:tcW w:w="1991" w:type="dxa"/>
            <w:vAlign w:val="center"/>
          </w:tcPr>
          <w:p w14:paraId="572BC32D" w14:textId="77777777" w:rsidR="00690C0F" w:rsidRPr="00DE148E" w:rsidRDefault="00690C0F" w:rsidP="00870486">
            <w:pPr>
              <w:spacing w:after="120"/>
              <w:rPr>
                <w:sz w:val="20"/>
                <w:szCs w:val="20"/>
                <w:lang w:val="es-ES_tradnl"/>
              </w:rPr>
            </w:pPr>
            <w:r>
              <w:rPr>
                <w:sz w:val="20"/>
                <w:szCs w:val="20"/>
              </w:rPr>
              <w:t>Rafael Neftalí Lizcano Reyes</w:t>
            </w:r>
          </w:p>
        </w:tc>
        <w:tc>
          <w:tcPr>
            <w:tcW w:w="1559" w:type="dxa"/>
            <w:vAlign w:val="center"/>
          </w:tcPr>
          <w:p w14:paraId="44EB6C1D" w14:textId="77777777" w:rsidR="00690C0F" w:rsidRPr="00DE148E" w:rsidRDefault="00690C0F" w:rsidP="00870486">
            <w:pPr>
              <w:spacing w:after="120"/>
              <w:rPr>
                <w:sz w:val="20"/>
                <w:szCs w:val="20"/>
                <w:lang w:val="es-ES_tradnl"/>
              </w:rPr>
            </w:pPr>
            <w:r>
              <w:rPr>
                <w:sz w:val="20"/>
                <w:szCs w:val="20"/>
              </w:rPr>
              <w:t>Asesor pedagógico</w:t>
            </w:r>
          </w:p>
        </w:tc>
        <w:tc>
          <w:tcPr>
            <w:tcW w:w="3257" w:type="dxa"/>
            <w:vAlign w:val="center"/>
          </w:tcPr>
          <w:p w14:paraId="169F7B6A" w14:textId="77777777" w:rsidR="00690C0F" w:rsidRPr="00DE148E" w:rsidRDefault="00690C0F" w:rsidP="00870486">
            <w:pPr>
              <w:spacing w:after="120"/>
              <w:ind w:right="112"/>
              <w:rPr>
                <w:sz w:val="20"/>
                <w:szCs w:val="20"/>
                <w:lang w:val="es-ES_tradnl"/>
              </w:rPr>
            </w:pPr>
            <w:r>
              <w:rPr>
                <w:sz w:val="20"/>
                <w:szCs w:val="20"/>
              </w:rPr>
              <w:t>Regional Santander - Centro Industrial del Diseño y la Manufactura.</w:t>
            </w:r>
          </w:p>
        </w:tc>
        <w:tc>
          <w:tcPr>
            <w:tcW w:w="1888" w:type="dxa"/>
            <w:vAlign w:val="center"/>
          </w:tcPr>
          <w:p w14:paraId="7F4E540A" w14:textId="77777777" w:rsidR="00690C0F" w:rsidRDefault="00690C0F" w:rsidP="00870486">
            <w:pPr>
              <w:spacing w:after="120"/>
              <w:rPr>
                <w:sz w:val="20"/>
                <w:szCs w:val="20"/>
                <w:lang w:val="es-ES_tradnl"/>
              </w:rPr>
            </w:pPr>
            <w:r>
              <w:rPr>
                <w:sz w:val="20"/>
                <w:szCs w:val="20"/>
                <w:lang w:val="es-ES_tradnl"/>
              </w:rPr>
              <w:t>Agosto</w:t>
            </w:r>
            <w:r>
              <w:rPr>
                <w:color w:val="000000"/>
                <w:sz w:val="20"/>
                <w:szCs w:val="20"/>
                <w:lang w:val="es-ES_tradnl"/>
              </w:rPr>
              <w:t xml:space="preserve"> </w:t>
            </w:r>
            <w:r w:rsidRPr="00DE148E">
              <w:rPr>
                <w:color w:val="000000"/>
                <w:sz w:val="20"/>
                <w:szCs w:val="20"/>
                <w:lang w:val="es-ES_tradnl"/>
              </w:rPr>
              <w:t>2021</w:t>
            </w:r>
          </w:p>
        </w:tc>
      </w:tr>
      <w:tr w:rsidR="00B43BC1" w:rsidRPr="00C8083B" w14:paraId="5FD989D3" w14:textId="77777777" w:rsidTr="008D480C">
        <w:tblPrEx>
          <w:tblW w:w="9967"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ExChange w:id="218" w:author="JHON JAIRO RODRIGUEZ PEREZ" w:date="2022-06-05T23:54:00Z">
            <w:tblPrEx>
              <w:tblW w:w="9967"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Ex>
          </w:tblPrExChange>
        </w:tblPrEx>
        <w:trPr>
          <w:trHeight w:val="340"/>
          <w:ins w:id="219" w:author="JHON JAIRO RODRIGUEZ PEREZ" w:date="2022-06-05T23:53:00Z"/>
          <w:trPrChange w:id="220" w:author="JHON JAIRO RODRIGUEZ PEREZ" w:date="2022-06-05T23:54:00Z">
            <w:trPr>
              <w:trHeight w:val="340"/>
            </w:trPr>
          </w:trPrChange>
        </w:trPr>
        <w:tc>
          <w:tcPr>
            <w:tcW w:w="1272" w:type="dxa"/>
            <w:vMerge/>
            <w:tcPrChange w:id="221" w:author="JHON JAIRO RODRIGUEZ PEREZ" w:date="2022-06-05T23:54:00Z">
              <w:tcPr>
                <w:tcW w:w="1272" w:type="dxa"/>
                <w:vMerge/>
              </w:tcPr>
            </w:tcPrChange>
          </w:tcPr>
          <w:p w14:paraId="2889A843" w14:textId="77777777" w:rsidR="00B43BC1" w:rsidRPr="00C8083B" w:rsidRDefault="00B43BC1" w:rsidP="00B43BC1">
            <w:pPr>
              <w:widowControl w:val="0"/>
              <w:pBdr>
                <w:top w:val="nil"/>
                <w:left w:val="nil"/>
                <w:bottom w:val="nil"/>
                <w:right w:val="nil"/>
                <w:between w:val="nil"/>
              </w:pBdr>
              <w:spacing w:after="120"/>
              <w:rPr>
                <w:ins w:id="222" w:author="JHON JAIRO RODRIGUEZ PEREZ" w:date="2022-06-05T23:53:00Z"/>
                <w:b/>
                <w:sz w:val="20"/>
                <w:szCs w:val="20"/>
              </w:rPr>
            </w:pPr>
          </w:p>
        </w:tc>
        <w:tc>
          <w:tcPr>
            <w:tcW w:w="1991" w:type="dxa"/>
            <w:tcPrChange w:id="223" w:author="JHON JAIRO RODRIGUEZ PEREZ" w:date="2022-06-05T23:54:00Z">
              <w:tcPr>
                <w:tcW w:w="1991" w:type="dxa"/>
                <w:vAlign w:val="center"/>
              </w:tcPr>
            </w:tcPrChange>
          </w:tcPr>
          <w:p w14:paraId="4408EB48" w14:textId="44362B12" w:rsidR="00B43BC1" w:rsidRDefault="00B43BC1" w:rsidP="00B43BC1">
            <w:pPr>
              <w:spacing w:after="120"/>
              <w:rPr>
                <w:ins w:id="224" w:author="JHON JAIRO RODRIGUEZ PEREZ" w:date="2022-06-05T23:53:00Z"/>
                <w:sz w:val="20"/>
                <w:szCs w:val="20"/>
              </w:rPr>
            </w:pPr>
            <w:ins w:id="225" w:author="JHON JAIRO RODRIGUEZ PEREZ" w:date="2022-06-05T23:54:00Z">
              <w:r w:rsidRPr="00084576">
                <w:rPr>
                  <w:color w:val="000000"/>
                  <w:sz w:val="20"/>
                  <w:szCs w:val="20"/>
                </w:rPr>
                <w:t>Jhon Jairo Rodríguez Pérez</w:t>
              </w:r>
            </w:ins>
          </w:p>
        </w:tc>
        <w:tc>
          <w:tcPr>
            <w:tcW w:w="1559" w:type="dxa"/>
            <w:tcPrChange w:id="226" w:author="JHON JAIRO RODRIGUEZ PEREZ" w:date="2022-06-05T23:54:00Z">
              <w:tcPr>
                <w:tcW w:w="1559" w:type="dxa"/>
                <w:vAlign w:val="center"/>
              </w:tcPr>
            </w:tcPrChange>
          </w:tcPr>
          <w:p w14:paraId="2536F3F0" w14:textId="6D1F2B3A" w:rsidR="00B43BC1" w:rsidRDefault="00B43BC1" w:rsidP="00B43BC1">
            <w:pPr>
              <w:spacing w:after="120"/>
              <w:rPr>
                <w:ins w:id="227" w:author="JHON JAIRO RODRIGUEZ PEREZ" w:date="2022-06-05T23:53:00Z"/>
                <w:sz w:val="20"/>
                <w:szCs w:val="20"/>
              </w:rPr>
            </w:pPr>
            <w:ins w:id="228" w:author="JHON JAIRO RODRIGUEZ PEREZ" w:date="2022-06-05T23:54:00Z">
              <w:r w:rsidRPr="00084576">
                <w:rPr>
                  <w:color w:val="000000"/>
                  <w:sz w:val="20"/>
                  <w:szCs w:val="20"/>
                </w:rPr>
                <w:t>Corrector de estilo </w:t>
              </w:r>
            </w:ins>
          </w:p>
        </w:tc>
        <w:tc>
          <w:tcPr>
            <w:tcW w:w="3257" w:type="dxa"/>
            <w:tcPrChange w:id="229" w:author="JHON JAIRO RODRIGUEZ PEREZ" w:date="2022-06-05T23:54:00Z">
              <w:tcPr>
                <w:tcW w:w="3257" w:type="dxa"/>
                <w:vAlign w:val="center"/>
              </w:tcPr>
            </w:tcPrChange>
          </w:tcPr>
          <w:p w14:paraId="4838FC4E" w14:textId="18073C18" w:rsidR="00B43BC1" w:rsidRDefault="00B43BC1" w:rsidP="00B43BC1">
            <w:pPr>
              <w:spacing w:after="120"/>
              <w:ind w:right="112"/>
              <w:rPr>
                <w:ins w:id="230" w:author="JHON JAIRO RODRIGUEZ PEREZ" w:date="2022-06-05T23:53:00Z"/>
                <w:sz w:val="20"/>
                <w:szCs w:val="20"/>
              </w:rPr>
            </w:pPr>
            <w:ins w:id="231" w:author="JHON JAIRO RODRIGUEZ PEREZ" w:date="2022-06-05T23:54:00Z">
              <w:r w:rsidRPr="00084576">
                <w:rPr>
                  <w:color w:val="000000"/>
                  <w:sz w:val="20"/>
                  <w:szCs w:val="20"/>
                </w:rPr>
                <w:t>Regional Distrito Capital - Centro de Diseño y Metrología</w:t>
              </w:r>
              <w:r>
                <w:rPr>
                  <w:color w:val="000000"/>
                  <w:sz w:val="20"/>
                  <w:szCs w:val="20"/>
                </w:rPr>
                <w:t>.</w:t>
              </w:r>
            </w:ins>
          </w:p>
        </w:tc>
        <w:tc>
          <w:tcPr>
            <w:tcW w:w="1888" w:type="dxa"/>
            <w:vAlign w:val="center"/>
            <w:tcPrChange w:id="232" w:author="JHON JAIRO RODRIGUEZ PEREZ" w:date="2022-06-05T23:54:00Z">
              <w:tcPr>
                <w:tcW w:w="1888" w:type="dxa"/>
                <w:vAlign w:val="center"/>
              </w:tcPr>
            </w:tcPrChange>
          </w:tcPr>
          <w:p w14:paraId="4D340611" w14:textId="18BC9679" w:rsidR="00B43BC1" w:rsidRDefault="00B43BC1" w:rsidP="00B43BC1">
            <w:pPr>
              <w:spacing w:after="120"/>
              <w:rPr>
                <w:ins w:id="233" w:author="JHON JAIRO RODRIGUEZ PEREZ" w:date="2022-06-05T23:53:00Z"/>
                <w:sz w:val="20"/>
                <w:szCs w:val="20"/>
                <w:lang w:val="es-ES_tradnl"/>
              </w:rPr>
            </w:pPr>
            <w:ins w:id="234" w:author="JHON JAIRO RODRIGUEZ PEREZ" w:date="2022-06-05T23:54:00Z">
              <w:r>
                <w:rPr>
                  <w:color w:val="000000"/>
                  <w:sz w:val="20"/>
                  <w:szCs w:val="20"/>
                </w:rPr>
                <w:t>Junio</w:t>
              </w:r>
              <w:r>
                <w:rPr>
                  <w:color w:val="000000"/>
                  <w:sz w:val="20"/>
                  <w:szCs w:val="20"/>
                </w:rPr>
                <w:t xml:space="preserve"> </w:t>
              </w:r>
              <w:r w:rsidRPr="00084576">
                <w:rPr>
                  <w:color w:val="000000"/>
                  <w:sz w:val="20"/>
                  <w:szCs w:val="20"/>
                </w:rPr>
                <w:t>2022</w:t>
              </w:r>
            </w:ins>
          </w:p>
        </w:tc>
      </w:tr>
    </w:tbl>
    <w:p w14:paraId="66F8D3C3" w14:textId="77777777" w:rsidR="002E26B9" w:rsidRDefault="002E26B9" w:rsidP="000D6000">
      <w:pPr>
        <w:spacing w:after="120"/>
        <w:jc w:val="both"/>
        <w:rPr>
          <w:b/>
          <w:sz w:val="20"/>
          <w:szCs w:val="20"/>
        </w:rPr>
      </w:pPr>
    </w:p>
    <w:p w14:paraId="72E0C1C5" w14:textId="77777777" w:rsidR="002E26B9" w:rsidRPr="000D6000" w:rsidRDefault="002E26B9" w:rsidP="000D6000">
      <w:pPr>
        <w:spacing w:after="120"/>
        <w:jc w:val="both"/>
        <w:rPr>
          <w:b/>
          <w:sz w:val="20"/>
          <w:szCs w:val="20"/>
        </w:rPr>
      </w:pPr>
    </w:p>
    <w:p w14:paraId="41989D52" w14:textId="77777777" w:rsidR="001C7744" w:rsidRPr="000D6000" w:rsidRDefault="001C7744" w:rsidP="000D6000">
      <w:pPr>
        <w:spacing w:after="120"/>
        <w:rPr>
          <w:sz w:val="20"/>
          <w:szCs w:val="20"/>
        </w:rPr>
      </w:pPr>
    </w:p>
    <w:p w14:paraId="16D81939" w14:textId="77777777" w:rsidR="001C7744" w:rsidRPr="000D6000" w:rsidRDefault="001C7744" w:rsidP="000D6000">
      <w:pPr>
        <w:spacing w:after="120"/>
        <w:rPr>
          <w:sz w:val="20"/>
          <w:szCs w:val="20"/>
        </w:rPr>
      </w:pPr>
    </w:p>
    <w:p w14:paraId="7B4C6FA7" w14:textId="77777777" w:rsidR="001C7744" w:rsidRPr="000D6000" w:rsidRDefault="009709BD" w:rsidP="000D6000">
      <w:pPr>
        <w:numPr>
          <w:ilvl w:val="0"/>
          <w:numId w:val="4"/>
        </w:numPr>
        <w:pBdr>
          <w:top w:val="nil"/>
          <w:left w:val="nil"/>
          <w:bottom w:val="nil"/>
          <w:right w:val="nil"/>
          <w:between w:val="nil"/>
        </w:pBdr>
        <w:spacing w:after="120"/>
        <w:ind w:left="284" w:hanging="284"/>
        <w:jc w:val="both"/>
        <w:rPr>
          <w:b/>
          <w:color w:val="000000"/>
          <w:sz w:val="20"/>
          <w:szCs w:val="20"/>
        </w:rPr>
      </w:pPr>
      <w:r w:rsidRPr="000D6000">
        <w:rPr>
          <w:b/>
          <w:color w:val="000000"/>
          <w:sz w:val="20"/>
          <w:szCs w:val="20"/>
        </w:rPr>
        <w:t xml:space="preserve">CONTROL DE CAMBIOS </w:t>
      </w:r>
    </w:p>
    <w:p w14:paraId="29C1BE61" w14:textId="77777777" w:rsidR="001C7744" w:rsidRPr="000D6000" w:rsidRDefault="001C7744" w:rsidP="000D6000">
      <w:pPr>
        <w:spacing w:after="120"/>
        <w:rPr>
          <w:sz w:val="20"/>
          <w:szCs w:val="20"/>
        </w:rPr>
      </w:pP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1264"/>
        <w:gridCol w:w="1997"/>
        <w:gridCol w:w="1842"/>
        <w:gridCol w:w="1843"/>
        <w:gridCol w:w="1044"/>
        <w:gridCol w:w="1977"/>
      </w:tblGrid>
      <w:tr w:rsidR="001C7744" w:rsidRPr="000D6000" w14:paraId="716EB920" w14:textId="77777777" w:rsidTr="00C7702B">
        <w:tc>
          <w:tcPr>
            <w:tcW w:w="1264" w:type="dxa"/>
            <w:tcBorders>
              <w:top w:val="nil"/>
              <w:left w:val="nil"/>
            </w:tcBorders>
          </w:tcPr>
          <w:p w14:paraId="08B16050" w14:textId="77777777" w:rsidR="001C7744" w:rsidRPr="000D6000" w:rsidRDefault="001C7744" w:rsidP="000D6000">
            <w:pPr>
              <w:spacing w:after="120"/>
              <w:jc w:val="both"/>
              <w:rPr>
                <w:b/>
                <w:sz w:val="20"/>
                <w:szCs w:val="20"/>
              </w:rPr>
            </w:pPr>
            <w:bookmarkStart w:id="235" w:name="_Hlk80977140"/>
          </w:p>
        </w:tc>
        <w:tc>
          <w:tcPr>
            <w:tcW w:w="1997" w:type="dxa"/>
          </w:tcPr>
          <w:p w14:paraId="17C8A512" w14:textId="77777777" w:rsidR="001C7744" w:rsidRPr="000D6000" w:rsidRDefault="009709BD" w:rsidP="000D6000">
            <w:pPr>
              <w:spacing w:after="120"/>
              <w:jc w:val="both"/>
              <w:rPr>
                <w:b/>
                <w:sz w:val="20"/>
                <w:szCs w:val="20"/>
              </w:rPr>
            </w:pPr>
            <w:r w:rsidRPr="000D6000">
              <w:rPr>
                <w:b/>
                <w:sz w:val="20"/>
                <w:szCs w:val="20"/>
              </w:rPr>
              <w:t>Nombre</w:t>
            </w:r>
          </w:p>
        </w:tc>
        <w:tc>
          <w:tcPr>
            <w:tcW w:w="1842" w:type="dxa"/>
          </w:tcPr>
          <w:p w14:paraId="07716C60" w14:textId="77777777" w:rsidR="001C7744" w:rsidRPr="000D6000" w:rsidRDefault="009709BD" w:rsidP="000D6000">
            <w:pPr>
              <w:spacing w:after="120"/>
              <w:jc w:val="both"/>
              <w:rPr>
                <w:b/>
                <w:sz w:val="20"/>
                <w:szCs w:val="20"/>
              </w:rPr>
            </w:pPr>
            <w:r w:rsidRPr="000D6000">
              <w:rPr>
                <w:b/>
                <w:sz w:val="20"/>
                <w:szCs w:val="20"/>
              </w:rPr>
              <w:t>Cargo</w:t>
            </w:r>
          </w:p>
        </w:tc>
        <w:tc>
          <w:tcPr>
            <w:tcW w:w="1843" w:type="dxa"/>
          </w:tcPr>
          <w:p w14:paraId="25574145" w14:textId="77777777" w:rsidR="001C7744" w:rsidRPr="000D6000" w:rsidRDefault="009709BD" w:rsidP="000D6000">
            <w:pPr>
              <w:spacing w:after="120"/>
              <w:jc w:val="both"/>
              <w:rPr>
                <w:b/>
                <w:sz w:val="20"/>
                <w:szCs w:val="20"/>
              </w:rPr>
            </w:pPr>
            <w:r w:rsidRPr="000D6000">
              <w:rPr>
                <w:b/>
                <w:sz w:val="20"/>
                <w:szCs w:val="20"/>
              </w:rPr>
              <w:t>Dependencia</w:t>
            </w:r>
          </w:p>
        </w:tc>
        <w:tc>
          <w:tcPr>
            <w:tcW w:w="1044" w:type="dxa"/>
          </w:tcPr>
          <w:p w14:paraId="1F6FB5DB" w14:textId="77777777" w:rsidR="001C7744" w:rsidRPr="000D6000" w:rsidRDefault="009709BD" w:rsidP="000D6000">
            <w:pPr>
              <w:spacing w:after="120"/>
              <w:jc w:val="both"/>
              <w:rPr>
                <w:b/>
                <w:sz w:val="20"/>
                <w:szCs w:val="20"/>
              </w:rPr>
            </w:pPr>
            <w:r w:rsidRPr="000D6000">
              <w:rPr>
                <w:b/>
                <w:sz w:val="20"/>
                <w:szCs w:val="20"/>
              </w:rPr>
              <w:t>Fecha</w:t>
            </w:r>
          </w:p>
        </w:tc>
        <w:tc>
          <w:tcPr>
            <w:tcW w:w="1977" w:type="dxa"/>
          </w:tcPr>
          <w:p w14:paraId="1BA05878" w14:textId="77777777" w:rsidR="001C7744" w:rsidRPr="000D6000" w:rsidRDefault="009709BD" w:rsidP="000D6000">
            <w:pPr>
              <w:spacing w:after="120"/>
              <w:jc w:val="both"/>
              <w:rPr>
                <w:b/>
                <w:sz w:val="20"/>
                <w:szCs w:val="20"/>
              </w:rPr>
            </w:pPr>
            <w:r w:rsidRPr="000D6000">
              <w:rPr>
                <w:b/>
                <w:sz w:val="20"/>
                <w:szCs w:val="20"/>
              </w:rPr>
              <w:t>Razón del Cambio</w:t>
            </w:r>
          </w:p>
        </w:tc>
      </w:tr>
      <w:tr w:rsidR="00983DEB" w:rsidRPr="000D6000" w14:paraId="2ABA7D55" w14:textId="77777777" w:rsidTr="00C7702B">
        <w:tc>
          <w:tcPr>
            <w:tcW w:w="1264" w:type="dxa"/>
            <w:vMerge w:val="restart"/>
          </w:tcPr>
          <w:p w14:paraId="3FC0F00B" w14:textId="77777777" w:rsidR="00983DEB" w:rsidRPr="000D6000" w:rsidRDefault="00983DEB" w:rsidP="000D6000">
            <w:pPr>
              <w:spacing w:after="120"/>
              <w:jc w:val="both"/>
              <w:rPr>
                <w:b/>
                <w:sz w:val="20"/>
                <w:szCs w:val="20"/>
              </w:rPr>
            </w:pPr>
            <w:r w:rsidRPr="000D6000">
              <w:rPr>
                <w:b/>
                <w:sz w:val="20"/>
                <w:szCs w:val="20"/>
              </w:rPr>
              <w:t>Autor (es)</w:t>
            </w:r>
          </w:p>
        </w:tc>
        <w:tc>
          <w:tcPr>
            <w:tcW w:w="1997" w:type="dxa"/>
          </w:tcPr>
          <w:p w14:paraId="67C5B3BB" w14:textId="1782FFE7" w:rsidR="00983DEB" w:rsidRPr="000D6000" w:rsidRDefault="00983DEB" w:rsidP="000D6000">
            <w:pPr>
              <w:spacing w:after="120"/>
              <w:jc w:val="both"/>
              <w:rPr>
                <w:sz w:val="20"/>
                <w:szCs w:val="20"/>
              </w:rPr>
            </w:pPr>
          </w:p>
        </w:tc>
        <w:tc>
          <w:tcPr>
            <w:tcW w:w="1842" w:type="dxa"/>
          </w:tcPr>
          <w:p w14:paraId="268CEFB1" w14:textId="6EAED584" w:rsidR="00983DEB" w:rsidRPr="000D6000" w:rsidRDefault="00983DEB" w:rsidP="000D6000">
            <w:pPr>
              <w:spacing w:after="120"/>
              <w:jc w:val="both"/>
              <w:rPr>
                <w:sz w:val="20"/>
                <w:szCs w:val="20"/>
              </w:rPr>
            </w:pPr>
          </w:p>
        </w:tc>
        <w:tc>
          <w:tcPr>
            <w:tcW w:w="1843" w:type="dxa"/>
          </w:tcPr>
          <w:p w14:paraId="07D41C37" w14:textId="3709CE1C" w:rsidR="00983DEB" w:rsidRPr="000D6000" w:rsidRDefault="00983DEB" w:rsidP="000D6000">
            <w:pPr>
              <w:spacing w:after="120"/>
              <w:jc w:val="both"/>
              <w:rPr>
                <w:sz w:val="20"/>
                <w:szCs w:val="20"/>
              </w:rPr>
            </w:pPr>
          </w:p>
        </w:tc>
        <w:tc>
          <w:tcPr>
            <w:tcW w:w="1044" w:type="dxa"/>
          </w:tcPr>
          <w:p w14:paraId="6F4B2552" w14:textId="0E34DA26" w:rsidR="00983DEB" w:rsidRPr="000D6000" w:rsidRDefault="00983DEB" w:rsidP="000D6000">
            <w:pPr>
              <w:spacing w:after="120"/>
              <w:jc w:val="both"/>
              <w:rPr>
                <w:sz w:val="20"/>
                <w:szCs w:val="20"/>
              </w:rPr>
            </w:pPr>
          </w:p>
        </w:tc>
        <w:tc>
          <w:tcPr>
            <w:tcW w:w="1977" w:type="dxa"/>
          </w:tcPr>
          <w:p w14:paraId="30E3B599" w14:textId="7C91C9B5" w:rsidR="00983DEB" w:rsidRPr="000D6000" w:rsidRDefault="00983DEB" w:rsidP="000D6000">
            <w:pPr>
              <w:spacing w:after="120"/>
              <w:jc w:val="both"/>
              <w:rPr>
                <w:sz w:val="20"/>
                <w:szCs w:val="20"/>
              </w:rPr>
            </w:pPr>
          </w:p>
        </w:tc>
      </w:tr>
      <w:tr w:rsidR="00983DEB" w:rsidRPr="000D6000" w14:paraId="2840A4DC" w14:textId="77777777" w:rsidTr="00C7702B">
        <w:tc>
          <w:tcPr>
            <w:tcW w:w="1264" w:type="dxa"/>
            <w:vMerge/>
          </w:tcPr>
          <w:p w14:paraId="15A4C1E3" w14:textId="77777777" w:rsidR="00983DEB" w:rsidRPr="000D6000" w:rsidRDefault="00983DEB" w:rsidP="000D6000">
            <w:pPr>
              <w:spacing w:after="120"/>
              <w:jc w:val="both"/>
              <w:rPr>
                <w:b/>
                <w:sz w:val="20"/>
                <w:szCs w:val="20"/>
              </w:rPr>
            </w:pPr>
          </w:p>
        </w:tc>
        <w:tc>
          <w:tcPr>
            <w:tcW w:w="1997" w:type="dxa"/>
          </w:tcPr>
          <w:p w14:paraId="6CAEE92B" w14:textId="179FF60C" w:rsidR="00983DEB" w:rsidRPr="000D6000" w:rsidRDefault="00983DEB" w:rsidP="000D6000">
            <w:pPr>
              <w:spacing w:after="120"/>
              <w:jc w:val="both"/>
              <w:rPr>
                <w:sz w:val="20"/>
                <w:szCs w:val="20"/>
              </w:rPr>
            </w:pPr>
          </w:p>
        </w:tc>
        <w:tc>
          <w:tcPr>
            <w:tcW w:w="1842" w:type="dxa"/>
          </w:tcPr>
          <w:p w14:paraId="0D34104F" w14:textId="44421AC5" w:rsidR="00983DEB" w:rsidRPr="000D6000" w:rsidRDefault="00983DEB" w:rsidP="000D6000">
            <w:pPr>
              <w:spacing w:after="120"/>
              <w:jc w:val="both"/>
              <w:rPr>
                <w:bCs/>
                <w:sz w:val="20"/>
                <w:szCs w:val="20"/>
              </w:rPr>
            </w:pPr>
          </w:p>
        </w:tc>
        <w:tc>
          <w:tcPr>
            <w:tcW w:w="1843" w:type="dxa"/>
          </w:tcPr>
          <w:p w14:paraId="21625994" w14:textId="2BC578E4" w:rsidR="00983DEB" w:rsidRPr="000D6000" w:rsidRDefault="00983DEB" w:rsidP="00870486">
            <w:pPr>
              <w:spacing w:after="120"/>
              <w:jc w:val="both"/>
              <w:rPr>
                <w:bCs/>
                <w:sz w:val="20"/>
                <w:szCs w:val="20"/>
              </w:rPr>
            </w:pPr>
          </w:p>
        </w:tc>
        <w:tc>
          <w:tcPr>
            <w:tcW w:w="1044" w:type="dxa"/>
          </w:tcPr>
          <w:p w14:paraId="5513430E" w14:textId="1CA18C58" w:rsidR="00983DEB" w:rsidRPr="000D6000" w:rsidRDefault="00983DEB" w:rsidP="000D6000">
            <w:pPr>
              <w:spacing w:after="120"/>
              <w:jc w:val="both"/>
              <w:rPr>
                <w:bCs/>
                <w:sz w:val="20"/>
                <w:szCs w:val="20"/>
              </w:rPr>
            </w:pPr>
          </w:p>
        </w:tc>
        <w:tc>
          <w:tcPr>
            <w:tcW w:w="1977" w:type="dxa"/>
          </w:tcPr>
          <w:p w14:paraId="5F004414" w14:textId="77777777" w:rsidR="00983DEB" w:rsidRPr="000D6000" w:rsidRDefault="00983DEB" w:rsidP="000D6000">
            <w:pPr>
              <w:spacing w:after="120"/>
              <w:jc w:val="both"/>
              <w:rPr>
                <w:b/>
                <w:sz w:val="20"/>
                <w:szCs w:val="20"/>
              </w:rPr>
            </w:pPr>
          </w:p>
        </w:tc>
      </w:tr>
      <w:bookmarkEnd w:id="235"/>
    </w:tbl>
    <w:p w14:paraId="4F66FC0C" w14:textId="4A981C3C" w:rsidR="001C7744" w:rsidRPr="000D6000" w:rsidRDefault="001C7744" w:rsidP="000D6000">
      <w:pPr>
        <w:spacing w:after="120"/>
        <w:rPr>
          <w:color w:val="000000"/>
          <w:sz w:val="20"/>
          <w:szCs w:val="20"/>
        </w:rPr>
      </w:pPr>
    </w:p>
    <w:p w14:paraId="487FFAF2" w14:textId="70CAE4E3" w:rsidR="00195C36" w:rsidRPr="000D6000" w:rsidRDefault="00195C36" w:rsidP="000D6000">
      <w:pPr>
        <w:spacing w:after="120"/>
        <w:rPr>
          <w:color w:val="000000"/>
          <w:sz w:val="20"/>
          <w:szCs w:val="20"/>
        </w:rPr>
      </w:pPr>
    </w:p>
    <w:p w14:paraId="32BBC38A" w14:textId="68494E56" w:rsidR="00195C36" w:rsidRPr="000D6000" w:rsidRDefault="00195C36" w:rsidP="000D6000">
      <w:pPr>
        <w:spacing w:after="120"/>
        <w:rPr>
          <w:color w:val="000000"/>
          <w:sz w:val="20"/>
          <w:szCs w:val="20"/>
        </w:rPr>
      </w:pPr>
    </w:p>
    <w:p w14:paraId="5F4F24D6" w14:textId="77777777" w:rsidR="00195C36" w:rsidRPr="000D6000" w:rsidRDefault="00195C36" w:rsidP="000D6000">
      <w:pPr>
        <w:spacing w:after="120"/>
        <w:rPr>
          <w:color w:val="000000"/>
          <w:sz w:val="20"/>
          <w:szCs w:val="20"/>
        </w:rPr>
      </w:pPr>
    </w:p>
    <w:p w14:paraId="3CE02DDA" w14:textId="338CC87E" w:rsidR="001C7744" w:rsidRPr="000D6000" w:rsidRDefault="001C7744" w:rsidP="000D6000">
      <w:pPr>
        <w:spacing w:after="120"/>
        <w:rPr>
          <w:sz w:val="20"/>
          <w:szCs w:val="20"/>
        </w:rPr>
      </w:pPr>
    </w:p>
    <w:sectPr w:rsidR="001C7744" w:rsidRPr="000D6000">
      <w:headerReference w:type="default" r:id="rId44"/>
      <w:footerReference w:type="default" r:id="rId45"/>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Gustavo Santis Mancipe" w:date="2021-08-30T14:02:00Z" w:initials="GSM">
    <w:p w14:paraId="4AB845DB" w14:textId="77777777" w:rsidR="00D24C4C" w:rsidRDefault="00D24C4C" w:rsidP="006D57D4">
      <w:pPr>
        <w:pStyle w:val="Textocomentario"/>
      </w:pPr>
      <w:r>
        <w:rPr>
          <w:rStyle w:val="Refdecomentario"/>
        </w:rPr>
        <w:annotationRef/>
      </w:r>
      <w:r>
        <w:t>Descargada de</w:t>
      </w:r>
    </w:p>
    <w:p w14:paraId="1A5CC8D7" w14:textId="77777777" w:rsidR="00D24C4C" w:rsidRDefault="00D24C4C" w:rsidP="006D57D4">
      <w:pPr>
        <w:pStyle w:val="Textocomentario"/>
      </w:pPr>
    </w:p>
    <w:p w14:paraId="74919141" w14:textId="77777777" w:rsidR="00D24C4C" w:rsidRDefault="00D24C4C" w:rsidP="006D57D4">
      <w:pPr>
        <w:pStyle w:val="Textocomentario"/>
      </w:pPr>
      <w:r>
        <w:t>https://www.pexels.com/es-es/foto/gente-hombres-industria-en-pie-4481262/</w:t>
      </w:r>
    </w:p>
    <w:p w14:paraId="41D3D4AC" w14:textId="0F7E70D0" w:rsidR="00D24C4C" w:rsidRDefault="00D24C4C">
      <w:pPr>
        <w:pStyle w:val="Textocomentario"/>
      </w:pPr>
    </w:p>
  </w:comment>
  <w:comment w:id="4" w:author="Gustavo Santis Mancipe" w:date="2021-08-30T14:06:00Z" w:initials="GSM">
    <w:p w14:paraId="394C7B40" w14:textId="77777777" w:rsidR="00D24C4C" w:rsidRDefault="00D24C4C">
      <w:pPr>
        <w:pStyle w:val="Textocomentario"/>
        <w:rPr>
          <w:b/>
          <w:bCs/>
        </w:rPr>
      </w:pPr>
      <w:r>
        <w:rPr>
          <w:rStyle w:val="Refdecomentario"/>
        </w:rPr>
        <w:annotationRef/>
      </w:r>
      <w:r>
        <w:t xml:space="preserve">Utilizar </w:t>
      </w:r>
      <w:r>
        <w:rPr>
          <w:b/>
          <w:bCs/>
        </w:rPr>
        <w:t>Cajón texto color</w:t>
      </w:r>
    </w:p>
    <w:p w14:paraId="4D33FF53" w14:textId="2A461347" w:rsidR="00D24C4C" w:rsidRPr="005F68C9" w:rsidRDefault="00D24C4C">
      <w:pPr>
        <w:pStyle w:val="Textocomentario"/>
        <w:rPr>
          <w:b/>
          <w:bCs/>
        </w:rPr>
      </w:pPr>
      <w:r>
        <w:rPr>
          <w:noProof/>
          <w:lang w:val="en-US" w:eastAsia="en-US"/>
        </w:rPr>
        <w:drawing>
          <wp:inline distT="0" distB="0" distL="0" distR="0" wp14:anchorId="2B4862F6" wp14:editId="13095448">
            <wp:extent cx="2200275" cy="1028700"/>
            <wp:effectExtent l="0" t="0" r="9525" b="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1"/>
                    <a:stretch>
                      <a:fillRect/>
                    </a:stretch>
                  </pic:blipFill>
                  <pic:spPr>
                    <a:xfrm>
                      <a:off x="0" y="0"/>
                      <a:ext cx="2200275" cy="1028700"/>
                    </a:xfrm>
                    <a:prstGeom prst="rect">
                      <a:avLst/>
                    </a:prstGeom>
                  </pic:spPr>
                </pic:pic>
              </a:graphicData>
            </a:graphic>
          </wp:inline>
        </w:drawing>
      </w:r>
    </w:p>
  </w:comment>
  <w:comment w:id="6" w:author="Gustavo Santis Mancipe" w:date="2021-08-30T14:12:00Z" w:initials="GSM">
    <w:p w14:paraId="6918F593" w14:textId="77777777" w:rsidR="00D24C4C" w:rsidRDefault="00D24C4C" w:rsidP="00870A60">
      <w:pPr>
        <w:pStyle w:val="Textocomentario"/>
      </w:pPr>
      <w:r>
        <w:rPr>
          <w:rStyle w:val="Refdecomentario"/>
        </w:rPr>
        <w:annotationRef/>
      </w:r>
      <w:r>
        <w:t xml:space="preserve">Descargada de </w:t>
      </w:r>
    </w:p>
    <w:p w14:paraId="7D91E8A5" w14:textId="77777777" w:rsidR="00D24C4C" w:rsidRDefault="00D24C4C" w:rsidP="00870A60">
      <w:pPr>
        <w:pStyle w:val="Textocomentario"/>
      </w:pPr>
    </w:p>
    <w:p w14:paraId="64A1820C" w14:textId="6196FB2C" w:rsidR="00D24C4C" w:rsidRDefault="00D24C4C" w:rsidP="00870A60">
      <w:pPr>
        <w:pStyle w:val="Textocomentario"/>
      </w:pPr>
      <w:r>
        <w:t>https://www.pexels.com/es-es/foto/industria-fabrica-almacen-negocio-4483610/</w:t>
      </w:r>
    </w:p>
  </w:comment>
  <w:comment w:id="7" w:author="Gustavo Santis Mancipe" w:date="2021-08-30T14:15:00Z" w:initials="GSM">
    <w:p w14:paraId="50643E55" w14:textId="77777777" w:rsidR="00D24C4C" w:rsidRDefault="00D24C4C" w:rsidP="00AF7062">
      <w:pPr>
        <w:pStyle w:val="Ttulo3"/>
        <w:shd w:val="clear" w:color="auto" w:fill="FFFFFF"/>
        <w:spacing w:before="0" w:after="540"/>
        <w:textAlignment w:val="baseline"/>
        <w:rPr>
          <w:color w:val="12263F"/>
          <w:sz w:val="30"/>
          <w:szCs w:val="30"/>
        </w:rPr>
      </w:pPr>
      <w:r>
        <w:rPr>
          <w:rStyle w:val="Refdecomentario"/>
        </w:rPr>
        <w:annotationRef/>
      </w:r>
      <w:r>
        <w:t xml:space="preserve">Utilizar </w:t>
      </w:r>
      <w:r>
        <w:rPr>
          <w:b/>
          <w:color w:val="12263F"/>
          <w:sz w:val="30"/>
          <w:szCs w:val="30"/>
        </w:rPr>
        <w:t>Cajón texto color A</w:t>
      </w:r>
    </w:p>
    <w:p w14:paraId="30B81A52" w14:textId="77777777" w:rsidR="00D24C4C" w:rsidRDefault="00D24C4C" w:rsidP="00AF7062">
      <w:pPr>
        <w:pStyle w:val="Textocomentario"/>
      </w:pPr>
    </w:p>
    <w:p w14:paraId="1E4860A8" w14:textId="3A2521A5" w:rsidR="00D24C4C" w:rsidRDefault="00D24C4C">
      <w:pPr>
        <w:pStyle w:val="Textocomentario"/>
      </w:pPr>
      <w:r>
        <w:rPr>
          <w:noProof/>
          <w:lang w:val="en-US" w:eastAsia="en-US"/>
        </w:rPr>
        <w:drawing>
          <wp:inline distT="0" distB="0" distL="0" distR="0" wp14:anchorId="3EBF6A77" wp14:editId="60DC570B">
            <wp:extent cx="2030730" cy="531495"/>
            <wp:effectExtent l="0" t="0" r="7620" b="1905"/>
            <wp:docPr id="37" name="Imagen 3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Escala de tiem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30730" cy="531495"/>
                    </a:xfrm>
                    <a:prstGeom prst="rect">
                      <a:avLst/>
                    </a:prstGeom>
                    <a:noFill/>
                    <a:ln>
                      <a:noFill/>
                    </a:ln>
                  </pic:spPr>
                </pic:pic>
              </a:graphicData>
            </a:graphic>
          </wp:inline>
        </w:drawing>
      </w:r>
    </w:p>
  </w:comment>
  <w:comment w:id="8" w:author="Gustavo Santis Mancipe" w:date="2021-08-30T14:20:00Z" w:initials="GSM">
    <w:p w14:paraId="23A81CBF" w14:textId="77777777" w:rsidR="00D24C4C" w:rsidRDefault="00D24C4C" w:rsidP="0035728B">
      <w:pPr>
        <w:pStyle w:val="Textocomentario"/>
      </w:pPr>
      <w:r>
        <w:rPr>
          <w:rStyle w:val="Refdecomentario"/>
        </w:rPr>
        <w:annotationRef/>
      </w:r>
      <w:r>
        <w:t>Utilizar</w:t>
      </w:r>
    </w:p>
    <w:p w14:paraId="03637FC4" w14:textId="04D7CAFE" w:rsidR="00D24C4C" w:rsidRDefault="00D24C4C" w:rsidP="0035728B">
      <w:pPr>
        <w:pStyle w:val="Textocomentario"/>
      </w:pPr>
      <w:r>
        <w:rPr>
          <w:noProof/>
          <w:lang w:val="en-US" w:eastAsia="en-US"/>
        </w:rPr>
        <w:drawing>
          <wp:inline distT="0" distB="0" distL="0" distR="0" wp14:anchorId="73086218" wp14:editId="2D7BE39D">
            <wp:extent cx="1828800" cy="136080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828800" cy="1360805"/>
                    </a:xfrm>
                    <a:prstGeom prst="rect">
                      <a:avLst/>
                    </a:prstGeom>
                    <a:noFill/>
                    <a:ln>
                      <a:noFill/>
                    </a:ln>
                  </pic:spPr>
                </pic:pic>
              </a:graphicData>
            </a:graphic>
          </wp:inline>
        </w:drawing>
      </w:r>
    </w:p>
    <w:p w14:paraId="121220F3" w14:textId="1B293468" w:rsidR="00D24C4C" w:rsidRDefault="00D24C4C">
      <w:pPr>
        <w:pStyle w:val="Textocomentario"/>
      </w:pPr>
    </w:p>
  </w:comment>
  <w:comment w:id="11" w:author="Gustavo Santis Mancipe" w:date="2021-08-30T14:22:00Z" w:initials="GSM">
    <w:p w14:paraId="364295EA" w14:textId="77777777" w:rsidR="00D24C4C" w:rsidRDefault="00D24C4C" w:rsidP="00273FA3">
      <w:pPr>
        <w:pStyle w:val="Textocomentario"/>
      </w:pPr>
      <w:r>
        <w:rPr>
          <w:rStyle w:val="Refdecomentario"/>
        </w:rPr>
        <w:annotationRef/>
      </w:r>
      <w:r>
        <w:t>Descargada de</w:t>
      </w:r>
    </w:p>
    <w:p w14:paraId="337DF718" w14:textId="77777777" w:rsidR="00D24C4C" w:rsidRDefault="00D24C4C" w:rsidP="00273FA3">
      <w:pPr>
        <w:pStyle w:val="Textocomentario"/>
      </w:pPr>
    </w:p>
    <w:p w14:paraId="027D1955" w14:textId="77777777" w:rsidR="00D24C4C" w:rsidRDefault="00D24C4C" w:rsidP="00273FA3">
      <w:pPr>
        <w:pStyle w:val="Textocomentario"/>
      </w:pPr>
      <w:r>
        <w:t>https://www.freepik.es/foto-gratis/trabajador-fabrica-sosteniendo-portapapeles-comprobando-inventario-departamento-almacenamiento-almacen_11451231.htm#page=1&amp;query=inventario&amp;position=0</w:t>
      </w:r>
    </w:p>
    <w:p w14:paraId="028C9C6D" w14:textId="14417B8B" w:rsidR="00D24C4C" w:rsidRDefault="00D24C4C">
      <w:pPr>
        <w:pStyle w:val="Textocomentario"/>
      </w:pPr>
    </w:p>
  </w:comment>
  <w:comment w:id="12" w:author="Gustavo Santis Mancipe" w:date="2021-08-30T14:24:00Z" w:initials="GSM">
    <w:p w14:paraId="2412226B" w14:textId="77777777" w:rsidR="00D24C4C" w:rsidRDefault="00D24C4C" w:rsidP="00F905D8">
      <w:pPr>
        <w:pStyle w:val="Textocomentario"/>
      </w:pPr>
      <w:r>
        <w:rPr>
          <w:rStyle w:val="Refdecomentario"/>
        </w:rPr>
        <w:annotationRef/>
      </w:r>
      <w:r>
        <w:rPr>
          <w:rStyle w:val="Refdecomentario"/>
        </w:rPr>
        <w:annotationRef/>
      </w:r>
      <w:r>
        <w:t>Utilizar listado no ordenado.</w:t>
      </w:r>
    </w:p>
    <w:p w14:paraId="6692F32B" w14:textId="09402100" w:rsidR="00D24C4C" w:rsidRDefault="00D24C4C">
      <w:pPr>
        <w:pStyle w:val="Textocomentario"/>
      </w:pPr>
      <w:r>
        <w:rPr>
          <w:noProof/>
          <w:lang w:val="en-US" w:eastAsia="en-US"/>
        </w:rPr>
        <w:drawing>
          <wp:inline distT="0" distB="0" distL="0" distR="0" wp14:anchorId="7C3EBB0A" wp14:editId="0D9A57C3">
            <wp:extent cx="1828800" cy="136080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828800" cy="1360805"/>
                    </a:xfrm>
                    <a:prstGeom prst="rect">
                      <a:avLst/>
                    </a:prstGeom>
                    <a:noFill/>
                    <a:ln>
                      <a:noFill/>
                    </a:ln>
                  </pic:spPr>
                </pic:pic>
              </a:graphicData>
            </a:graphic>
          </wp:inline>
        </w:drawing>
      </w:r>
    </w:p>
  </w:comment>
  <w:comment w:id="31" w:author="Gustavo Santis Mancipe" w:date="2021-08-30T14:40:00Z" w:initials="GSM">
    <w:p w14:paraId="230C6C66" w14:textId="063B4E0D" w:rsidR="00D24C4C" w:rsidRDefault="00D24C4C" w:rsidP="00726757">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2EA754B9" w14:textId="77777777" w:rsidR="00D24C4C" w:rsidRDefault="00D24C4C" w:rsidP="00726757">
      <w:pPr>
        <w:pStyle w:val="Textocomentario"/>
      </w:pPr>
    </w:p>
    <w:p w14:paraId="646A1266" w14:textId="77777777" w:rsidR="00D24C4C" w:rsidRDefault="00D24C4C" w:rsidP="00726757">
      <w:pPr>
        <w:pStyle w:val="Textocomentario"/>
      </w:pPr>
      <w:r>
        <w:rPr>
          <w:color w:val="FF0000"/>
        </w:rPr>
        <w:t>CF017_1_tipo_demanda.pptx</w:t>
      </w:r>
    </w:p>
    <w:p w14:paraId="54E9E43E" w14:textId="5450C10C" w:rsidR="00D24C4C" w:rsidRDefault="00D24C4C">
      <w:pPr>
        <w:pStyle w:val="Textocomentario"/>
      </w:pPr>
    </w:p>
  </w:comment>
  <w:comment w:id="32" w:author="Gustavo Santis Mancipe" w:date="2021-08-30T14:31:00Z" w:initials="GSM">
    <w:p w14:paraId="782DA583" w14:textId="7AF2F956" w:rsidR="00D24C4C" w:rsidRDefault="00D24C4C">
      <w:pPr>
        <w:pStyle w:val="Textocomentario"/>
      </w:pPr>
      <w:r>
        <w:rPr>
          <w:rStyle w:val="Refdecomentario"/>
        </w:rPr>
        <w:annotationRef/>
      </w:r>
      <w:r w:rsidRPr="005A2E61">
        <w:t>Se solicita elaborar nueva imagen como la mostrada con los textos</w:t>
      </w:r>
      <w:r>
        <w:t xml:space="preserve"> que están ahí.</w:t>
      </w:r>
    </w:p>
  </w:comment>
  <w:comment w:id="33" w:author="Gustavo Santis Mancipe" w:date="2021-08-30T16:03:00Z" w:initials="GSM">
    <w:p w14:paraId="57C0C409" w14:textId="77777777" w:rsidR="00D24C4C" w:rsidRDefault="00D24C4C" w:rsidP="00E9547D">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192D8322" w14:textId="77777777" w:rsidR="00D24C4C" w:rsidRDefault="00D24C4C" w:rsidP="00E9547D">
      <w:pPr>
        <w:pStyle w:val="Textocomentario"/>
      </w:pPr>
    </w:p>
    <w:p w14:paraId="0A612FB5" w14:textId="0BDF4164" w:rsidR="00D24C4C" w:rsidRDefault="00D24C4C" w:rsidP="00E9547D">
      <w:pPr>
        <w:pStyle w:val="Textocomentario"/>
      </w:pPr>
      <w:r w:rsidRPr="0021757A">
        <w:rPr>
          <w:color w:val="FF0000"/>
        </w:rPr>
        <w:t>CF017_1_3_tipos_inventarios​</w:t>
      </w:r>
      <w:r>
        <w:rPr>
          <w:color w:val="FF0000"/>
        </w:rPr>
        <w:t>.pptx</w:t>
      </w:r>
    </w:p>
  </w:comment>
  <w:comment w:id="34" w:author="Gustavo Santis Mancipe" w:date="2021-08-30T16:06:00Z" w:initials="GSM">
    <w:p w14:paraId="1373492C" w14:textId="28EFC268" w:rsidR="00D24C4C" w:rsidRDefault="00D24C4C" w:rsidP="00360939">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4D6FD059" w14:textId="77777777" w:rsidR="00D24C4C" w:rsidRDefault="00D24C4C" w:rsidP="00360939">
      <w:pPr>
        <w:pStyle w:val="Textocomentario"/>
        <w:jc w:val="center"/>
        <w:rPr>
          <w:color w:val="FF0000"/>
        </w:rPr>
      </w:pPr>
    </w:p>
    <w:p w14:paraId="4997BA2E" w14:textId="34F59C09" w:rsidR="00D24C4C" w:rsidRDefault="00D24C4C" w:rsidP="00360939">
      <w:pPr>
        <w:pStyle w:val="Textocomentario"/>
        <w:jc w:val="center"/>
      </w:pPr>
      <w:r w:rsidRPr="0021757A">
        <w:rPr>
          <w:color w:val="FF0000"/>
        </w:rPr>
        <w:t>CF017_1_</w:t>
      </w:r>
      <w:r>
        <w:rPr>
          <w:color w:val="FF0000"/>
        </w:rPr>
        <w:t>4</w:t>
      </w:r>
      <w:r w:rsidRPr="0021757A">
        <w:rPr>
          <w:color w:val="FF0000"/>
        </w:rPr>
        <w:t>_</w:t>
      </w:r>
      <w:r>
        <w:rPr>
          <w:color w:val="FF0000"/>
        </w:rPr>
        <w:t>caracteristicas_inventarios</w:t>
      </w:r>
      <w:r w:rsidRPr="0021757A">
        <w:rPr>
          <w:color w:val="FF0000"/>
        </w:rPr>
        <w:t>​</w:t>
      </w:r>
      <w:r>
        <w:rPr>
          <w:color w:val="FF0000"/>
        </w:rPr>
        <w:t>.pptx</w:t>
      </w:r>
    </w:p>
  </w:comment>
  <w:comment w:id="35" w:author="Gustavo Santis Mancipe [2]" w:date="2021-08-31T11:02:00Z" w:initials="GSM">
    <w:p w14:paraId="04A61FDD" w14:textId="718B8A82" w:rsidR="00D24C4C" w:rsidRDefault="00D24C4C">
      <w:pPr>
        <w:pStyle w:val="Textocomentario"/>
      </w:pPr>
      <w:r>
        <w:rPr>
          <w:rStyle w:val="Refdecomentario"/>
        </w:rPr>
        <w:annotationRef/>
      </w:r>
      <w:r>
        <w:t>Descargada de</w:t>
      </w:r>
    </w:p>
    <w:p w14:paraId="3268C28F" w14:textId="77777777" w:rsidR="00D24C4C" w:rsidRDefault="00D24C4C">
      <w:pPr>
        <w:pStyle w:val="Textocomentario"/>
      </w:pPr>
    </w:p>
    <w:p w14:paraId="77FCB400" w14:textId="782CEEFA" w:rsidR="00D24C4C" w:rsidRDefault="00D24C4C">
      <w:pPr>
        <w:pStyle w:val="Textocomentario"/>
      </w:pPr>
      <w:r w:rsidRPr="003444C1">
        <w:t>https://pixabay.com/es/illustrations/frasco-pastillas-medicamento-2338584/</w:t>
      </w:r>
    </w:p>
  </w:comment>
  <w:comment w:id="36" w:author="Gustavo Santis Mancipe" w:date="2021-08-30T14:52:00Z" w:initials="GSM">
    <w:p w14:paraId="375F3680" w14:textId="77777777" w:rsidR="00D24C4C" w:rsidRDefault="00D24C4C" w:rsidP="001B07A2">
      <w:pPr>
        <w:pStyle w:val="Textocomentario"/>
      </w:pPr>
      <w:r>
        <w:rPr>
          <w:rStyle w:val="Refdecomentario"/>
        </w:rPr>
        <w:annotationRef/>
      </w:r>
      <w:r>
        <w:t>Utilizar listado no ordenado.</w:t>
      </w:r>
    </w:p>
    <w:p w14:paraId="5ABAAD3B" w14:textId="77777777" w:rsidR="00D24C4C" w:rsidRDefault="00D24C4C" w:rsidP="001B07A2">
      <w:pPr>
        <w:pStyle w:val="Textocomentario"/>
      </w:pPr>
      <w:r>
        <w:rPr>
          <w:noProof/>
          <w:lang w:val="en-US" w:eastAsia="en-US"/>
        </w:rPr>
        <w:drawing>
          <wp:inline distT="0" distB="0" distL="0" distR="0" wp14:anchorId="4E66701F" wp14:editId="4AE845F4">
            <wp:extent cx="1828800" cy="1360805"/>
            <wp:effectExtent l="0" t="0" r="0" b="0"/>
            <wp:docPr id="42" name="Imagen 4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 Chat o mensaje de texto&#10;&#10;Descripción generada automáticamente"/>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828800" cy="1360805"/>
                    </a:xfrm>
                    <a:prstGeom prst="rect">
                      <a:avLst/>
                    </a:prstGeom>
                    <a:noFill/>
                    <a:ln>
                      <a:noFill/>
                    </a:ln>
                  </pic:spPr>
                </pic:pic>
              </a:graphicData>
            </a:graphic>
          </wp:inline>
        </w:drawing>
      </w:r>
    </w:p>
    <w:p w14:paraId="1EC17708" w14:textId="46949D61" w:rsidR="00D24C4C" w:rsidRDefault="00D24C4C">
      <w:pPr>
        <w:pStyle w:val="Textocomentario"/>
      </w:pPr>
    </w:p>
  </w:comment>
  <w:comment w:id="37" w:author="Microsoft Office User" w:date="2021-09-01T09:53:00Z" w:initials="Office">
    <w:p w14:paraId="632D7A47" w14:textId="6AAE413B" w:rsidR="00D65C20" w:rsidRDefault="00D65C20">
      <w:pPr>
        <w:pStyle w:val="Textocomentario"/>
      </w:pPr>
      <w:r>
        <w:rPr>
          <w:rStyle w:val="Refdecomentario"/>
        </w:rPr>
        <w:annotationRef/>
      </w:r>
      <w:r>
        <w:t>Utilizar Cajón texto color.</w:t>
      </w:r>
    </w:p>
  </w:comment>
  <w:comment w:id="38" w:author="Gustavo Santis Mancipe [2]" w:date="2021-08-31T11:10:00Z" w:initials="GSM">
    <w:p w14:paraId="45AD34D4" w14:textId="3508F899" w:rsidR="00D24C4C" w:rsidRDefault="00D24C4C">
      <w:pPr>
        <w:pStyle w:val="Textocomentario"/>
      </w:pPr>
      <w:r>
        <w:rPr>
          <w:rStyle w:val="Refdecomentario"/>
        </w:rPr>
        <w:annotationRef/>
      </w:r>
      <w:r>
        <w:t>Utilizar</w:t>
      </w:r>
    </w:p>
    <w:p w14:paraId="7D049D06" w14:textId="3CD4C54A" w:rsidR="00D24C4C" w:rsidRDefault="00D24C4C">
      <w:pPr>
        <w:pStyle w:val="Textocomentario"/>
      </w:pPr>
      <w:r>
        <w:rPr>
          <w:noProof/>
          <w:lang w:val="en-US" w:eastAsia="en-US"/>
        </w:rPr>
        <w:drawing>
          <wp:inline distT="0" distB="0" distL="0" distR="0" wp14:anchorId="49A1816C" wp14:editId="53EEE865">
            <wp:extent cx="1828800" cy="1360805"/>
            <wp:effectExtent l="0" t="0" r="0" b="0"/>
            <wp:docPr id="18" name="Imagen 1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 Chat o mensaje de texto&#10;&#10;Descripción generada automáticamente"/>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828800" cy="1360805"/>
                    </a:xfrm>
                    <a:prstGeom prst="rect">
                      <a:avLst/>
                    </a:prstGeom>
                    <a:noFill/>
                    <a:ln>
                      <a:noFill/>
                    </a:ln>
                  </pic:spPr>
                </pic:pic>
              </a:graphicData>
            </a:graphic>
          </wp:inline>
        </w:drawing>
      </w:r>
    </w:p>
  </w:comment>
  <w:comment w:id="39" w:author="Gustavo Santis Mancipe" w:date="2021-08-30T16:20:00Z" w:initials="GSM">
    <w:p w14:paraId="0F637228" w14:textId="77777777" w:rsidR="00D24C4C" w:rsidRDefault="00D24C4C" w:rsidP="00FB68DF">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08EE31B5" w14:textId="77777777" w:rsidR="00D24C4C" w:rsidRDefault="00D24C4C" w:rsidP="00FB68DF">
      <w:pPr>
        <w:pStyle w:val="Textocomentario"/>
        <w:rPr>
          <w:color w:val="FF0000"/>
        </w:rPr>
      </w:pPr>
    </w:p>
    <w:p w14:paraId="3CD56851" w14:textId="596EC0FB" w:rsidR="00D24C4C" w:rsidRDefault="00D24C4C" w:rsidP="00FB68DF">
      <w:pPr>
        <w:pStyle w:val="Textocomentario"/>
      </w:pPr>
      <w:r w:rsidRPr="008D38DD">
        <w:rPr>
          <w:color w:val="FF0000"/>
        </w:rPr>
        <w:t>CF017_2_3_ft_medicamento​</w:t>
      </w:r>
      <w:r w:rsidRPr="0021757A">
        <w:rPr>
          <w:color w:val="FF0000"/>
        </w:rPr>
        <w:t>​</w:t>
      </w:r>
      <w:r>
        <w:rPr>
          <w:color w:val="FF0000"/>
        </w:rPr>
        <w:t>.pptx</w:t>
      </w:r>
    </w:p>
  </w:comment>
  <w:comment w:id="40" w:author="Gustavo Santis Mancipe [2]" w:date="2021-08-17T12:13:00Z" w:initials="GSM">
    <w:p w14:paraId="46DF144E" w14:textId="179709F6" w:rsidR="00D24C4C" w:rsidRDefault="00D24C4C" w:rsidP="00C172C0">
      <w:pPr>
        <w:pStyle w:val="Textocomentario"/>
      </w:pPr>
      <w:r>
        <w:t>Enlace a pdf ubicado en:</w:t>
      </w:r>
    </w:p>
    <w:p w14:paraId="771AD7C3" w14:textId="77777777" w:rsidR="00D24C4C" w:rsidRDefault="00D24C4C" w:rsidP="00C172C0">
      <w:pPr>
        <w:pStyle w:val="Textocomentario"/>
      </w:pPr>
    </w:p>
    <w:p w14:paraId="5BD45577" w14:textId="6A069C73" w:rsidR="00D24C4C" w:rsidRDefault="00D24C4C" w:rsidP="00C172C0">
      <w:pPr>
        <w:pStyle w:val="Textocomentario"/>
      </w:pPr>
      <w:r>
        <w:rPr>
          <w:rStyle w:val="Refdecomentario"/>
        </w:rPr>
        <w:annotationRef/>
      </w:r>
      <w:r>
        <w:t>Anexos\</w:t>
      </w:r>
      <w:r w:rsidRPr="00E5754C">
        <w:t>Anexo2_CF017_ejemplo_ficha_tecnica</w:t>
      </w:r>
      <w:r>
        <w:t>.pdf</w:t>
      </w:r>
    </w:p>
  </w:comment>
  <w:comment w:id="42" w:author="Gustavo Santis Mancipe" w:date="2021-08-30T16:29:00Z" w:initials="GSM">
    <w:p w14:paraId="1024F11D" w14:textId="77777777" w:rsidR="00D24C4C" w:rsidRDefault="00D24C4C" w:rsidP="00423666">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431A0CED" w14:textId="77777777" w:rsidR="00D24C4C" w:rsidRDefault="00D24C4C" w:rsidP="00423666">
      <w:pPr>
        <w:pStyle w:val="Textocomentario"/>
        <w:rPr>
          <w:color w:val="FF0000"/>
        </w:rPr>
      </w:pPr>
    </w:p>
    <w:p w14:paraId="2A0C9417" w14:textId="2453EF8F" w:rsidR="00D24C4C" w:rsidRDefault="00D24C4C" w:rsidP="00423666">
      <w:pPr>
        <w:pStyle w:val="Textocomentario"/>
      </w:pPr>
      <w:r w:rsidRPr="008D38DD">
        <w:rPr>
          <w:color w:val="FF0000"/>
        </w:rPr>
        <w:t>CF017_2_3_ft_</w:t>
      </w:r>
      <w:r>
        <w:rPr>
          <w:color w:val="FF0000"/>
        </w:rPr>
        <w:t>dispositivo.pptx</w:t>
      </w:r>
    </w:p>
  </w:comment>
  <w:comment w:id="43" w:author="Gustavo Santis Mancipe [2]" w:date="2021-08-17T12:13:00Z" w:initials="GSM">
    <w:p w14:paraId="76E4A1A9" w14:textId="4C5D5873" w:rsidR="00D24C4C" w:rsidRDefault="00D24C4C" w:rsidP="007075BB">
      <w:pPr>
        <w:pStyle w:val="Textocomentario"/>
      </w:pPr>
      <w:r>
        <w:t>Enlace a pdf ubicado en:</w:t>
      </w:r>
    </w:p>
    <w:p w14:paraId="341719C1" w14:textId="77777777" w:rsidR="00D24C4C" w:rsidRDefault="00D24C4C" w:rsidP="007075BB">
      <w:pPr>
        <w:pStyle w:val="Textocomentario"/>
      </w:pPr>
    </w:p>
    <w:p w14:paraId="3C1AC8F4" w14:textId="4B21C19B" w:rsidR="00D24C4C" w:rsidRDefault="00D24C4C" w:rsidP="007075BB">
      <w:pPr>
        <w:pStyle w:val="Textocomentario"/>
      </w:pPr>
      <w:r>
        <w:t>Anexos\</w:t>
      </w:r>
      <w:r w:rsidRPr="009444E2">
        <w:t>Anexo3_CF017_ejemplo_ficha_tecnica_producto_terminado.pdf</w:t>
      </w:r>
    </w:p>
    <w:p w14:paraId="6A9C1C85" w14:textId="43D7E447" w:rsidR="00D24C4C" w:rsidRDefault="00D24C4C" w:rsidP="007075BB">
      <w:pPr>
        <w:pStyle w:val="Textocomentario"/>
      </w:pPr>
      <w:r>
        <w:rPr>
          <w:rStyle w:val="Refdecomentario"/>
        </w:rPr>
        <w:annotationRef/>
      </w:r>
    </w:p>
  </w:comment>
  <w:comment w:id="50" w:author="Gustavo Santis Mancipe" w:date="2021-08-30T16:41:00Z" w:initials="GSM">
    <w:p w14:paraId="615DF16D" w14:textId="77777777" w:rsidR="00D24C4C" w:rsidRDefault="00D24C4C" w:rsidP="00EE62F9">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0D0C1A27" w14:textId="77777777" w:rsidR="00D24C4C" w:rsidRDefault="00D24C4C" w:rsidP="00EE62F9">
      <w:pPr>
        <w:pStyle w:val="Textocomentario"/>
        <w:rPr>
          <w:color w:val="FF0000"/>
        </w:rPr>
      </w:pPr>
    </w:p>
    <w:p w14:paraId="08021B1A" w14:textId="75F682FD" w:rsidR="00D24C4C" w:rsidRDefault="00D24C4C" w:rsidP="00EE62F9">
      <w:pPr>
        <w:pStyle w:val="Textocomentario"/>
      </w:pPr>
      <w:r w:rsidRPr="008D38DD">
        <w:rPr>
          <w:color w:val="FF0000"/>
        </w:rPr>
        <w:t>CF017_</w:t>
      </w:r>
      <w:r w:rsidRPr="000C4050">
        <w:t xml:space="preserve"> </w:t>
      </w:r>
      <w:r w:rsidRPr="000C4050">
        <w:rPr>
          <w:color w:val="FF0000"/>
        </w:rPr>
        <w:t>2_4_productos_farmaceuticos​</w:t>
      </w:r>
      <w:r>
        <w:rPr>
          <w:color w:val="FF0000"/>
        </w:rPr>
        <w:t>.pptx</w:t>
      </w:r>
    </w:p>
  </w:comment>
  <w:comment w:id="51" w:author="Gustavo Santis Mancipe" w:date="2021-08-30T16:20:00Z" w:initials="GSM">
    <w:p w14:paraId="72E005C9" w14:textId="77777777" w:rsidR="00D24C4C" w:rsidRDefault="00D24C4C" w:rsidP="00C3763A">
      <w:pPr>
        <w:pStyle w:val="Textocomentario"/>
      </w:pPr>
      <w:r>
        <w:rPr>
          <w:rStyle w:val="Refdecomentario"/>
        </w:rPr>
        <w:annotationRef/>
      </w:r>
      <w:r>
        <w:t>Descargada de</w:t>
      </w:r>
    </w:p>
    <w:p w14:paraId="174AE955" w14:textId="77777777" w:rsidR="00D24C4C" w:rsidRDefault="00D24C4C" w:rsidP="00C3763A">
      <w:pPr>
        <w:pStyle w:val="Textocomentario"/>
      </w:pPr>
    </w:p>
    <w:p w14:paraId="2FE6185A" w14:textId="77777777" w:rsidR="00D24C4C" w:rsidRDefault="00D24C4C" w:rsidP="00C3763A">
      <w:pPr>
        <w:pStyle w:val="Textocomentario"/>
      </w:pPr>
      <w:r>
        <w:t>https://www.freepik.es/vector-gratis/ilustracion-concepto-codigo-barras_17056951.htm#page=1&amp;query=scaner&amp;position=6</w:t>
      </w:r>
    </w:p>
    <w:p w14:paraId="2F147696" w14:textId="2941108F" w:rsidR="00D24C4C" w:rsidRDefault="00D24C4C">
      <w:pPr>
        <w:pStyle w:val="Textocomentario"/>
      </w:pPr>
    </w:p>
  </w:comment>
  <w:comment w:id="52" w:author="Gustavo Santis Mancipe [2]" w:date="2021-08-19T11:31:00Z" w:initials="GSM">
    <w:p w14:paraId="33F65060" w14:textId="77777777" w:rsidR="00D24C4C" w:rsidRDefault="00D24C4C" w:rsidP="0092668A">
      <w:pPr>
        <w:pStyle w:val="Ttulo3"/>
        <w:shd w:val="clear" w:color="auto" w:fill="FFFFFF"/>
        <w:spacing w:before="0" w:after="540"/>
        <w:textAlignment w:val="baseline"/>
        <w:rPr>
          <w:color w:val="12263F"/>
          <w:sz w:val="30"/>
          <w:szCs w:val="30"/>
        </w:rPr>
      </w:pPr>
      <w:r>
        <w:rPr>
          <w:rStyle w:val="Refdecomentario"/>
        </w:rPr>
        <w:annotationRef/>
      </w:r>
      <w:r>
        <w:t xml:space="preserve">Utilizar </w:t>
      </w:r>
      <w:r>
        <w:rPr>
          <w:b/>
          <w:color w:val="12263F"/>
          <w:sz w:val="30"/>
          <w:szCs w:val="30"/>
        </w:rPr>
        <w:t>Cajón texto color C</w:t>
      </w:r>
    </w:p>
    <w:p w14:paraId="0B763D82" w14:textId="5CAB9609" w:rsidR="00D24C4C" w:rsidRDefault="00D24C4C" w:rsidP="0092668A">
      <w:pPr>
        <w:pStyle w:val="Textocomentario"/>
      </w:pPr>
      <w:r>
        <w:rPr>
          <w:noProof/>
          <w:lang w:val="en-US" w:eastAsia="en-US"/>
        </w:rPr>
        <w:drawing>
          <wp:inline distT="0" distB="0" distL="0" distR="0" wp14:anchorId="1B3F4D4A" wp14:editId="0B01BC90">
            <wp:extent cx="2328545" cy="829310"/>
            <wp:effectExtent l="0" t="0" r="0" b="88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28545" cy="829310"/>
                    </a:xfrm>
                    <a:prstGeom prst="rect">
                      <a:avLst/>
                    </a:prstGeom>
                    <a:noFill/>
                    <a:ln>
                      <a:noFill/>
                    </a:ln>
                  </pic:spPr>
                </pic:pic>
              </a:graphicData>
            </a:graphic>
          </wp:inline>
        </w:drawing>
      </w:r>
    </w:p>
  </w:comment>
  <w:comment w:id="54" w:author="Gustavo Santis Mancipe" w:date="2021-08-30T16:21:00Z" w:initials="GSM">
    <w:p w14:paraId="4704AA5F" w14:textId="77777777" w:rsidR="00D24C4C" w:rsidRDefault="00D24C4C" w:rsidP="00583894">
      <w:pPr>
        <w:pStyle w:val="Textocomentario"/>
      </w:pPr>
      <w:r>
        <w:rPr>
          <w:rStyle w:val="Refdecomentario"/>
        </w:rPr>
        <w:annotationRef/>
      </w:r>
      <w:r>
        <w:t>Utilizar</w:t>
      </w:r>
    </w:p>
    <w:p w14:paraId="1908E218" w14:textId="77777777" w:rsidR="00D24C4C" w:rsidRDefault="00D24C4C" w:rsidP="00583894">
      <w:pPr>
        <w:pStyle w:val="Textocomentario"/>
      </w:pPr>
      <w:r>
        <w:rPr>
          <w:noProof/>
          <w:lang w:val="en-US" w:eastAsia="en-US"/>
        </w:rPr>
        <w:drawing>
          <wp:inline distT="0" distB="0" distL="0" distR="0" wp14:anchorId="3268A353" wp14:editId="734E7FB7">
            <wp:extent cx="1562735" cy="1148080"/>
            <wp:effectExtent l="0" t="0" r="0" b="0"/>
            <wp:docPr id="52" name="Imagen 5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62735" cy="1148080"/>
                    </a:xfrm>
                    <a:prstGeom prst="rect">
                      <a:avLst/>
                    </a:prstGeom>
                    <a:noFill/>
                    <a:ln>
                      <a:noFill/>
                    </a:ln>
                  </pic:spPr>
                </pic:pic>
              </a:graphicData>
            </a:graphic>
          </wp:inline>
        </w:drawing>
      </w:r>
    </w:p>
    <w:p w14:paraId="39A981A8" w14:textId="04D6758F" w:rsidR="00D24C4C" w:rsidRDefault="00D24C4C">
      <w:pPr>
        <w:pStyle w:val="Textocomentario"/>
      </w:pPr>
    </w:p>
  </w:comment>
  <w:comment w:id="53" w:author="Gustavo Santis Mancipe [2]" w:date="2021-08-19T12:01:00Z" w:initials="GSM">
    <w:p w14:paraId="2CBD1A04" w14:textId="77777777" w:rsidR="00D24C4C" w:rsidRDefault="00D24C4C" w:rsidP="0092668A">
      <w:pPr>
        <w:pStyle w:val="Ttulo3"/>
        <w:shd w:val="clear" w:color="auto" w:fill="FFFFFF"/>
        <w:spacing w:before="0" w:after="540"/>
        <w:textAlignment w:val="baseline"/>
        <w:rPr>
          <w:color w:val="12263F"/>
          <w:sz w:val="30"/>
          <w:szCs w:val="30"/>
        </w:rPr>
      </w:pPr>
      <w:r>
        <w:rPr>
          <w:rStyle w:val="Refdecomentario"/>
        </w:rPr>
        <w:annotationRef/>
      </w:r>
      <w:r>
        <w:t xml:space="preserve">Utilizar </w:t>
      </w:r>
      <w:r>
        <w:rPr>
          <w:b/>
          <w:color w:val="12263F"/>
          <w:sz w:val="30"/>
          <w:szCs w:val="30"/>
        </w:rPr>
        <w:t>Cajón texto color A</w:t>
      </w:r>
    </w:p>
    <w:p w14:paraId="6D9BC931" w14:textId="654B2098" w:rsidR="00D24C4C" w:rsidRDefault="00D24C4C" w:rsidP="0092668A">
      <w:pPr>
        <w:pStyle w:val="Textocomentario"/>
      </w:pPr>
      <w:r>
        <w:rPr>
          <w:noProof/>
          <w:lang w:val="en-US" w:eastAsia="en-US"/>
        </w:rPr>
        <w:drawing>
          <wp:inline distT="0" distB="0" distL="0" distR="0" wp14:anchorId="12C53E5E" wp14:editId="061B6DAC">
            <wp:extent cx="2254250" cy="59563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54250" cy="595630"/>
                    </a:xfrm>
                    <a:prstGeom prst="rect">
                      <a:avLst/>
                    </a:prstGeom>
                    <a:noFill/>
                    <a:ln>
                      <a:noFill/>
                    </a:ln>
                  </pic:spPr>
                </pic:pic>
              </a:graphicData>
            </a:graphic>
          </wp:inline>
        </w:drawing>
      </w:r>
    </w:p>
  </w:comment>
  <w:comment w:id="56" w:author="Gustavo Santis Mancipe" w:date="2021-08-30T16:45:00Z" w:initials="GSM">
    <w:p w14:paraId="4E21F109" w14:textId="77777777" w:rsidR="00D24C4C" w:rsidRDefault="00D24C4C">
      <w:pPr>
        <w:pStyle w:val="Textocomentario"/>
        <w:rPr>
          <w:b/>
          <w:bCs/>
        </w:rPr>
      </w:pPr>
      <w:r>
        <w:rPr>
          <w:rStyle w:val="Refdecomentario"/>
        </w:rPr>
        <w:annotationRef/>
      </w:r>
      <w:r>
        <w:t xml:space="preserve">Utilizar </w:t>
      </w:r>
      <w:r>
        <w:rPr>
          <w:b/>
          <w:bCs/>
        </w:rPr>
        <w:t>Tabla B</w:t>
      </w:r>
    </w:p>
    <w:p w14:paraId="5B8269B2" w14:textId="1510B286" w:rsidR="00D24C4C" w:rsidRPr="003C3029" w:rsidRDefault="00D24C4C">
      <w:pPr>
        <w:pStyle w:val="Textocomentario"/>
        <w:rPr>
          <w:b/>
          <w:bCs/>
        </w:rPr>
      </w:pPr>
      <w:r>
        <w:rPr>
          <w:noProof/>
          <w:lang w:val="en-US" w:eastAsia="en-US"/>
        </w:rPr>
        <w:drawing>
          <wp:inline distT="0" distB="0" distL="0" distR="0" wp14:anchorId="3C9D7261" wp14:editId="6A4F2175">
            <wp:extent cx="3355103" cy="1248238"/>
            <wp:effectExtent l="0" t="0" r="0" b="9525"/>
            <wp:docPr id="65" name="Imagen 6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Aplicación&#10;&#10;Descripción generada automáticamente"/>
                    <pic:cNvPicPr/>
                  </pic:nvPicPr>
                  <pic:blipFill>
                    <a:blip r:embed="rId7"/>
                    <a:stretch>
                      <a:fillRect/>
                    </a:stretch>
                  </pic:blipFill>
                  <pic:spPr>
                    <a:xfrm>
                      <a:off x="0" y="0"/>
                      <a:ext cx="3371683" cy="1254406"/>
                    </a:xfrm>
                    <a:prstGeom prst="rect">
                      <a:avLst/>
                    </a:prstGeom>
                  </pic:spPr>
                </pic:pic>
              </a:graphicData>
            </a:graphic>
          </wp:inline>
        </w:drawing>
      </w:r>
    </w:p>
  </w:comment>
  <w:comment w:id="63" w:author="Gustavo Santis Mancipe [2]" w:date="2021-08-19T09:59:00Z" w:initials="GSM">
    <w:p w14:paraId="1D016625" w14:textId="77777777" w:rsidR="00D24C4C" w:rsidRDefault="00D24C4C" w:rsidP="00E16B89">
      <w:pPr>
        <w:pStyle w:val="Textocomentario"/>
        <w:rPr>
          <w:iCs/>
          <w:sz w:val="16"/>
          <w:szCs w:val="16"/>
          <w:lang w:val="es-ES_tradnl"/>
        </w:rPr>
      </w:pPr>
      <w:r>
        <w:rPr>
          <w:rStyle w:val="Refdecomentario"/>
        </w:rPr>
        <w:annotationRef/>
      </w:r>
      <w:r>
        <w:rPr>
          <w:rStyle w:val="Refdecomentario"/>
        </w:rPr>
        <w:annotationRef/>
      </w:r>
      <w:r>
        <w:rPr>
          <w:rStyle w:val="Refdecomentario"/>
        </w:rPr>
        <w:annotationRef/>
      </w:r>
      <w:r>
        <w:rPr>
          <w:rStyle w:val="Refdecomentario"/>
        </w:rPr>
        <w:annotationRef/>
      </w:r>
      <w:r>
        <w:rPr>
          <w:iCs/>
          <w:sz w:val="16"/>
          <w:szCs w:val="16"/>
          <w:lang w:val="es-ES_tradnl"/>
        </w:rPr>
        <w:t>Se solicita elaborar nueva imagen como la mostrada con los textos que se encuentran a continuación:</w:t>
      </w:r>
    </w:p>
    <w:p w14:paraId="59B86A4A" w14:textId="77777777" w:rsidR="00D24C4C" w:rsidRDefault="00D24C4C" w:rsidP="00E16B89">
      <w:pPr>
        <w:pStyle w:val="Textocomentario"/>
        <w:rPr>
          <w:sz w:val="16"/>
          <w:szCs w:val="16"/>
        </w:rPr>
      </w:pPr>
    </w:p>
    <w:p w14:paraId="12D2725A" w14:textId="77777777" w:rsidR="00D24C4C" w:rsidRDefault="00D24C4C" w:rsidP="00E16B89">
      <w:pPr>
        <w:pStyle w:val="Textocomentario"/>
        <w:rPr>
          <w:sz w:val="16"/>
          <w:szCs w:val="16"/>
        </w:rPr>
      </w:pPr>
      <w:r>
        <w:rPr>
          <w:iCs/>
          <w:sz w:val="16"/>
          <w:szCs w:val="16"/>
          <w:lang w:val="es-ES_tradnl"/>
        </w:rPr>
        <w:t>Stock mínimo</w:t>
      </w:r>
    </w:p>
    <w:p w14:paraId="2E799587" w14:textId="77777777" w:rsidR="00D24C4C" w:rsidRDefault="00D24C4C" w:rsidP="00E16B89">
      <w:pPr>
        <w:pStyle w:val="Textocomentario"/>
        <w:rPr>
          <w:sz w:val="16"/>
          <w:szCs w:val="16"/>
        </w:rPr>
      </w:pPr>
      <w:r>
        <w:rPr>
          <w:iCs/>
          <w:sz w:val="16"/>
          <w:szCs w:val="16"/>
          <w:lang w:val="es-ES_tradnl"/>
        </w:rPr>
        <w:t>Stock muerto</w:t>
      </w:r>
    </w:p>
    <w:p w14:paraId="096A23AE" w14:textId="77777777" w:rsidR="00D24C4C" w:rsidRDefault="00D24C4C" w:rsidP="00E16B89">
      <w:pPr>
        <w:pStyle w:val="Textocomentario"/>
        <w:rPr>
          <w:sz w:val="16"/>
          <w:szCs w:val="16"/>
        </w:rPr>
      </w:pPr>
      <w:r>
        <w:rPr>
          <w:iCs/>
          <w:sz w:val="16"/>
          <w:szCs w:val="16"/>
          <w:lang w:val="es-ES_tradnl"/>
        </w:rPr>
        <w:t>Stock de tránsito</w:t>
      </w:r>
    </w:p>
    <w:p w14:paraId="47E77033" w14:textId="77777777" w:rsidR="00D24C4C" w:rsidRDefault="00D24C4C" w:rsidP="00E16B89">
      <w:pPr>
        <w:pStyle w:val="Textocomentario"/>
        <w:rPr>
          <w:sz w:val="16"/>
          <w:szCs w:val="16"/>
        </w:rPr>
      </w:pPr>
      <w:r>
        <w:rPr>
          <w:iCs/>
          <w:sz w:val="16"/>
          <w:szCs w:val="16"/>
          <w:lang w:val="es-ES_tradnl"/>
        </w:rPr>
        <w:t>Stock de ciclo</w:t>
      </w:r>
    </w:p>
    <w:p w14:paraId="14C831E4" w14:textId="77777777" w:rsidR="00D24C4C" w:rsidRDefault="00D24C4C" w:rsidP="00E16B89">
      <w:pPr>
        <w:pStyle w:val="Textocomentario"/>
        <w:rPr>
          <w:sz w:val="16"/>
          <w:szCs w:val="16"/>
        </w:rPr>
      </w:pPr>
      <w:r>
        <w:rPr>
          <w:iCs/>
          <w:sz w:val="16"/>
          <w:szCs w:val="16"/>
          <w:lang w:val="es-ES_tradnl"/>
        </w:rPr>
        <w:t>Stock de seguridad</w:t>
      </w:r>
    </w:p>
    <w:p w14:paraId="5F2EB7BE" w14:textId="77777777" w:rsidR="00D24C4C" w:rsidRDefault="00D24C4C" w:rsidP="00E16B89">
      <w:pPr>
        <w:pStyle w:val="Textocomentario"/>
        <w:rPr>
          <w:sz w:val="16"/>
          <w:szCs w:val="16"/>
        </w:rPr>
      </w:pPr>
      <w:r>
        <w:rPr>
          <w:iCs/>
          <w:sz w:val="16"/>
          <w:szCs w:val="16"/>
          <w:lang w:val="es-ES_tradnl"/>
        </w:rPr>
        <w:t>Stock muerto</w:t>
      </w:r>
    </w:p>
    <w:p w14:paraId="1E4BCB8B" w14:textId="77777777" w:rsidR="00D24C4C" w:rsidRDefault="00D24C4C" w:rsidP="00E16B89">
      <w:pPr>
        <w:pStyle w:val="Textocomentario"/>
        <w:rPr>
          <w:sz w:val="16"/>
          <w:szCs w:val="16"/>
        </w:rPr>
      </w:pPr>
      <w:r>
        <w:rPr>
          <w:iCs/>
          <w:sz w:val="16"/>
          <w:szCs w:val="16"/>
          <w:lang w:val="es-ES_tradnl"/>
        </w:rPr>
        <w:t>Stock de presentación</w:t>
      </w:r>
    </w:p>
    <w:p w14:paraId="5CCC4CF7" w14:textId="77777777" w:rsidR="00D24C4C" w:rsidRDefault="00D24C4C" w:rsidP="00E16B89">
      <w:pPr>
        <w:pStyle w:val="Textocomentario"/>
      </w:pPr>
    </w:p>
  </w:comment>
  <w:comment w:id="66" w:author="Gustavo Santis Mancipe" w:date="2021-08-30T16:24:00Z" w:initials="GSM">
    <w:p w14:paraId="120098ED" w14:textId="77777777" w:rsidR="00D24C4C" w:rsidRDefault="00D24C4C" w:rsidP="002855DA">
      <w:r>
        <w:rPr>
          <w:rStyle w:val="TextodegloboCar"/>
        </w:rPr>
        <w:annotationRef/>
      </w:r>
      <w:r>
        <w:t>Descargado de</w:t>
      </w:r>
    </w:p>
    <w:p w14:paraId="3BF78574" w14:textId="77777777" w:rsidR="00D24C4C" w:rsidRDefault="00D24C4C" w:rsidP="002855DA"/>
    <w:p w14:paraId="21C78650" w14:textId="698CB90B" w:rsidR="00D24C4C" w:rsidRDefault="002047EF" w:rsidP="002855DA">
      <w:hyperlink r:id="rId8" w:anchor="page=1&amp;query=farmacia&amp;position=0" w:history="1">
        <w:r w:rsidR="00D24C4C" w:rsidRPr="00944442">
          <w:t>https://www.freepik.es/foto-gratis/vista-cerca-mano-farmaceutico-tomando-caja-medicina-estante-farmacia_11036160.htm#page=1&amp;query=farmacia&amp;position=0</w:t>
        </w:r>
      </w:hyperlink>
    </w:p>
    <w:p w14:paraId="021629A6" w14:textId="77777777" w:rsidR="00D24C4C" w:rsidRDefault="00D24C4C" w:rsidP="002855DA"/>
    <w:p w14:paraId="5848687E" w14:textId="7E78765D" w:rsidR="00D24C4C" w:rsidRDefault="00D24C4C"/>
  </w:comment>
  <w:comment w:id="67" w:author="Gustavo Santis Mancipe [2]" w:date="2021-08-19T10:20:00Z" w:initials="GSM">
    <w:p w14:paraId="543D44A5" w14:textId="1BB50CFE" w:rsidR="00D24C4C" w:rsidRDefault="00D24C4C" w:rsidP="009E2D29">
      <w:pPr>
        <w:pStyle w:val="Textocomentario"/>
      </w:pPr>
      <w:r>
        <w:rPr>
          <w:rStyle w:val="Refdecomentario"/>
        </w:rPr>
        <w:annotationRef/>
      </w:r>
      <w:r>
        <w:rPr>
          <w:rStyle w:val="Refdecomentario"/>
        </w:rPr>
        <w:annotationRef/>
      </w:r>
      <w:r>
        <w:rPr>
          <w:rStyle w:val="Refdecomentario"/>
        </w:rPr>
        <w:annotationRef/>
      </w:r>
      <w:r>
        <w:rPr>
          <w:rStyle w:val="Refdecomentario"/>
        </w:rPr>
        <w:annotationRef/>
      </w:r>
      <w:r>
        <w:rPr>
          <w:rStyle w:val="Refdecomentario"/>
        </w:rPr>
        <w:annotationRef/>
      </w:r>
      <w:r>
        <w:t xml:space="preserve">La información para desarrollar el recurso se encuentra la carpeta </w:t>
      </w:r>
      <w:r>
        <w:rPr>
          <w:b/>
          <w:color w:val="FF0000"/>
        </w:rPr>
        <w:t>Formatos DI</w:t>
      </w:r>
      <w:r>
        <w:t xml:space="preserve"> archivo:</w:t>
      </w:r>
    </w:p>
    <w:p w14:paraId="4D7F48FB" w14:textId="77777777" w:rsidR="00D24C4C" w:rsidRDefault="00D24C4C" w:rsidP="009E2D29">
      <w:pPr>
        <w:pStyle w:val="Textocomentario"/>
      </w:pPr>
    </w:p>
    <w:p w14:paraId="271F9343" w14:textId="4A02656F" w:rsidR="00D24C4C" w:rsidRDefault="00D24C4C" w:rsidP="009E2D29">
      <w:pPr>
        <w:pStyle w:val="Textocomentario"/>
      </w:pPr>
      <w:r>
        <w:rPr>
          <w:color w:val="FF0000"/>
        </w:rPr>
        <w:t>CF017_3_1_stock.pptx</w:t>
      </w:r>
    </w:p>
  </w:comment>
  <w:comment w:id="68" w:author="Gustavo Santis Mancipe" w:date="2021-08-30T16:58:00Z" w:initials="GSM">
    <w:p w14:paraId="3DB0A076" w14:textId="77777777" w:rsidR="00D24C4C" w:rsidRDefault="00D24C4C" w:rsidP="009261F0">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3C08AB08" w14:textId="77777777" w:rsidR="00D24C4C" w:rsidRDefault="00D24C4C" w:rsidP="009261F0">
      <w:pPr>
        <w:pStyle w:val="Textocomentario"/>
      </w:pPr>
    </w:p>
    <w:p w14:paraId="6C8E8BCB" w14:textId="2D63CBB8" w:rsidR="00D24C4C" w:rsidRDefault="00D24C4C" w:rsidP="009261F0">
      <w:pPr>
        <w:pStyle w:val="Textocomentario"/>
      </w:pPr>
      <w:r w:rsidRPr="0049127D">
        <w:rPr>
          <w:color w:val="FF0000"/>
        </w:rPr>
        <w:t>CF017_3_2_servicios_farmaceuticos</w:t>
      </w:r>
      <w:r>
        <w:rPr>
          <w:color w:val="FF0000"/>
        </w:rPr>
        <w:t>.pptx</w:t>
      </w:r>
    </w:p>
  </w:comment>
  <w:comment w:id="69" w:author="Gustavo Santis Mancipe" w:date="2021-08-30T16:42:00Z" w:initials="GSM">
    <w:p w14:paraId="2116010C" w14:textId="77777777" w:rsidR="00D24C4C" w:rsidRDefault="00D24C4C" w:rsidP="00483452">
      <w:pPr>
        <w:pStyle w:val="Textocomentario"/>
      </w:pPr>
      <w:r>
        <w:rPr>
          <w:rStyle w:val="Refdecomentario"/>
        </w:rPr>
        <w:annotationRef/>
      </w:r>
      <w:r>
        <w:t>Utilizar listado no ordenado.</w:t>
      </w:r>
    </w:p>
    <w:p w14:paraId="6432F602" w14:textId="77777777" w:rsidR="00D24C4C" w:rsidRDefault="00D24C4C" w:rsidP="00483452">
      <w:pPr>
        <w:pStyle w:val="Textocomentario"/>
      </w:pPr>
      <w:r>
        <w:rPr>
          <w:noProof/>
          <w:lang w:val="en-US" w:eastAsia="en-US"/>
        </w:rPr>
        <w:drawing>
          <wp:inline distT="0" distB="0" distL="0" distR="0" wp14:anchorId="683DFFE8" wp14:editId="2D8F5F65">
            <wp:extent cx="1828800" cy="1360805"/>
            <wp:effectExtent l="0" t="0" r="0" b="0"/>
            <wp:docPr id="60" name="Imagen 6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 Chat o mensaje de texto&#10;&#10;Descripción generada automáticamente"/>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828800" cy="1360805"/>
                    </a:xfrm>
                    <a:prstGeom prst="rect">
                      <a:avLst/>
                    </a:prstGeom>
                    <a:noFill/>
                    <a:ln>
                      <a:noFill/>
                    </a:ln>
                  </pic:spPr>
                </pic:pic>
              </a:graphicData>
            </a:graphic>
          </wp:inline>
        </w:drawing>
      </w:r>
    </w:p>
    <w:p w14:paraId="1214A3F7" w14:textId="77777777" w:rsidR="00D24C4C" w:rsidRDefault="00D24C4C" w:rsidP="00483452">
      <w:pPr>
        <w:pStyle w:val="Textocomentario"/>
      </w:pPr>
    </w:p>
    <w:p w14:paraId="6955DE18" w14:textId="3CE2EA29" w:rsidR="00D24C4C" w:rsidRDefault="00D24C4C">
      <w:pPr>
        <w:pStyle w:val="Textocomentario"/>
      </w:pPr>
    </w:p>
  </w:comment>
  <w:comment w:id="70" w:author="Gustavo Santis Mancipe" w:date="2021-08-30T18:01:00Z" w:initials="GSM">
    <w:p w14:paraId="04720CB4" w14:textId="265DFAEE" w:rsidR="00D24C4C" w:rsidRDefault="00D24C4C">
      <w:pPr>
        <w:pStyle w:val="Textocomentario"/>
        <w:rPr>
          <w:noProof/>
          <w:lang w:val="en-US" w:eastAsia="en-US"/>
        </w:rPr>
      </w:pPr>
      <w:r>
        <w:rPr>
          <w:rStyle w:val="Refdecomentario"/>
        </w:rPr>
        <w:annotationRef/>
      </w:r>
      <w:r>
        <w:t xml:space="preserve">Utilizar </w:t>
      </w:r>
      <w:r>
        <w:rPr>
          <w:b/>
          <w:bCs/>
        </w:rPr>
        <w:t>Cajón texto color</w:t>
      </w:r>
    </w:p>
    <w:p w14:paraId="24805A4A" w14:textId="2E8020AB" w:rsidR="00D24C4C" w:rsidRDefault="00D24C4C">
      <w:pPr>
        <w:pStyle w:val="Textocomentario"/>
      </w:pPr>
      <w:r>
        <w:rPr>
          <w:noProof/>
          <w:lang w:val="en-US" w:eastAsia="en-US"/>
        </w:rPr>
        <w:drawing>
          <wp:inline distT="0" distB="0" distL="0" distR="0" wp14:anchorId="48042847" wp14:editId="628A1118">
            <wp:extent cx="2254250" cy="595630"/>
            <wp:effectExtent l="0" t="0" r="0" b="0"/>
            <wp:docPr id="16" name="Imagen 1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Escala de tiemp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54250" cy="595630"/>
                    </a:xfrm>
                    <a:prstGeom prst="rect">
                      <a:avLst/>
                    </a:prstGeom>
                    <a:noFill/>
                    <a:ln>
                      <a:noFill/>
                    </a:ln>
                  </pic:spPr>
                </pic:pic>
              </a:graphicData>
            </a:graphic>
          </wp:inline>
        </w:drawing>
      </w:r>
    </w:p>
  </w:comment>
  <w:comment w:id="74" w:author="Gustavo Santis Mancipe [2]" w:date="2021-08-17T12:13:00Z" w:initials="GSM">
    <w:p w14:paraId="4A9CA97E" w14:textId="77777777" w:rsidR="00D24C4C" w:rsidRDefault="00D24C4C" w:rsidP="00B21F3B">
      <w:pPr>
        <w:pStyle w:val="Textocomentario"/>
      </w:pPr>
      <w:r>
        <w:t>Enlace a pptx ubicado en:</w:t>
      </w:r>
    </w:p>
    <w:p w14:paraId="771F2721" w14:textId="77777777" w:rsidR="00D24C4C" w:rsidRDefault="00D24C4C" w:rsidP="00B21F3B">
      <w:pPr>
        <w:pStyle w:val="Textocomentario"/>
      </w:pPr>
    </w:p>
    <w:p w14:paraId="012D0D76" w14:textId="77777777" w:rsidR="00D24C4C" w:rsidRDefault="00D24C4C" w:rsidP="00B21F3B">
      <w:pPr>
        <w:pStyle w:val="Textocomentario"/>
      </w:pPr>
      <w:r>
        <w:rPr>
          <w:rStyle w:val="Refdecomentario"/>
        </w:rPr>
        <w:annotationRef/>
      </w:r>
      <w:r>
        <w:t>Anexos\Anexo1_CF017_Gestion_inventarios.pptx</w:t>
      </w:r>
    </w:p>
  </w:comment>
  <w:comment w:id="77" w:author="Gustavo Santis Mancipe" w:date="2021-08-30T16:52:00Z" w:initials="GSM">
    <w:p w14:paraId="45D21864" w14:textId="77777777" w:rsidR="00D24C4C" w:rsidRDefault="00D24C4C">
      <w:pPr>
        <w:pStyle w:val="Textocomentario"/>
        <w:rPr>
          <w:b/>
          <w:bCs/>
        </w:rPr>
      </w:pPr>
      <w:r>
        <w:rPr>
          <w:rStyle w:val="Refdecomentario"/>
        </w:rPr>
        <w:annotationRef/>
      </w:r>
      <w:r>
        <w:t xml:space="preserve">Utilizar </w:t>
      </w:r>
      <w:r>
        <w:rPr>
          <w:b/>
          <w:bCs/>
        </w:rPr>
        <w:t>Cajón texto color</w:t>
      </w:r>
    </w:p>
    <w:p w14:paraId="32BF3FEC" w14:textId="34E14137" w:rsidR="00D24C4C" w:rsidRPr="00234D57" w:rsidRDefault="00D24C4C">
      <w:pPr>
        <w:pStyle w:val="Textocomentario"/>
        <w:rPr>
          <w:b/>
          <w:bCs/>
        </w:rPr>
      </w:pPr>
      <w:r>
        <w:rPr>
          <w:noProof/>
          <w:lang w:val="en-US" w:eastAsia="en-US"/>
        </w:rPr>
        <w:drawing>
          <wp:inline distT="0" distB="0" distL="0" distR="0" wp14:anchorId="408FA7A2" wp14:editId="621EC4B8">
            <wp:extent cx="2286000" cy="1123950"/>
            <wp:effectExtent l="0" t="0" r="0" b="0"/>
            <wp:docPr id="66" name="Imagen 6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10;&#10;Descripción generada automáticamente"/>
                    <pic:cNvPicPr/>
                  </pic:nvPicPr>
                  <pic:blipFill>
                    <a:blip r:embed="rId9"/>
                    <a:stretch>
                      <a:fillRect/>
                    </a:stretch>
                  </pic:blipFill>
                  <pic:spPr>
                    <a:xfrm>
                      <a:off x="0" y="0"/>
                      <a:ext cx="2286000" cy="1123950"/>
                    </a:xfrm>
                    <a:prstGeom prst="rect">
                      <a:avLst/>
                    </a:prstGeom>
                  </pic:spPr>
                </pic:pic>
              </a:graphicData>
            </a:graphic>
          </wp:inline>
        </w:drawing>
      </w:r>
    </w:p>
  </w:comment>
  <w:comment w:id="78" w:author="Gustavo Santis Mancipe" w:date="2021-08-30T16:52:00Z" w:initials="GSM">
    <w:p w14:paraId="282EFE37" w14:textId="77777777" w:rsidR="00D24C4C" w:rsidRDefault="00D24C4C">
      <w:pPr>
        <w:pStyle w:val="Textocomentario"/>
        <w:rPr>
          <w:b/>
          <w:bCs/>
        </w:rPr>
      </w:pPr>
      <w:r>
        <w:rPr>
          <w:rStyle w:val="Refdecomentario"/>
        </w:rPr>
        <w:annotationRef/>
      </w:r>
      <w:r>
        <w:t xml:space="preserve">Utilizar </w:t>
      </w:r>
      <w:r>
        <w:rPr>
          <w:b/>
          <w:bCs/>
        </w:rPr>
        <w:t>Cajón texto color</w:t>
      </w:r>
    </w:p>
    <w:p w14:paraId="1F735E8C" w14:textId="4EF146BE" w:rsidR="00D24C4C" w:rsidRPr="00234D57" w:rsidRDefault="00D24C4C">
      <w:pPr>
        <w:pStyle w:val="Textocomentario"/>
        <w:rPr>
          <w:b/>
          <w:bCs/>
        </w:rPr>
      </w:pPr>
      <w:r>
        <w:rPr>
          <w:noProof/>
          <w:lang w:val="en-US" w:eastAsia="en-US"/>
        </w:rPr>
        <w:drawing>
          <wp:inline distT="0" distB="0" distL="0" distR="0" wp14:anchorId="1933D519" wp14:editId="7482CD09">
            <wp:extent cx="2400300" cy="1133475"/>
            <wp:effectExtent l="0" t="0" r="0" b="9525"/>
            <wp:docPr id="67" name="Imagen 6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Texto&#10;&#10;Descripción generada automáticamente"/>
                    <pic:cNvPicPr/>
                  </pic:nvPicPr>
                  <pic:blipFill>
                    <a:blip r:embed="rId10"/>
                    <a:stretch>
                      <a:fillRect/>
                    </a:stretch>
                  </pic:blipFill>
                  <pic:spPr>
                    <a:xfrm>
                      <a:off x="0" y="0"/>
                      <a:ext cx="2400300" cy="1133475"/>
                    </a:xfrm>
                    <a:prstGeom prst="rect">
                      <a:avLst/>
                    </a:prstGeom>
                  </pic:spPr>
                </pic:pic>
              </a:graphicData>
            </a:graphic>
          </wp:inline>
        </w:drawing>
      </w:r>
    </w:p>
  </w:comment>
  <w:comment w:id="79" w:author="Gustavo Santis Mancipe" w:date="2021-08-30T17:04:00Z" w:initials="GSM">
    <w:p w14:paraId="35C598F0" w14:textId="77777777" w:rsidR="00D24C4C" w:rsidRDefault="00D24C4C">
      <w:r>
        <w:rPr>
          <w:rStyle w:val="TextodegloboCar"/>
        </w:rPr>
        <w:annotationRef/>
      </w:r>
      <w:r>
        <w:t>Descargada de</w:t>
      </w:r>
    </w:p>
    <w:p w14:paraId="59D42E1F" w14:textId="77777777" w:rsidR="00D24C4C" w:rsidRDefault="00D24C4C"/>
    <w:p w14:paraId="6BC4F966" w14:textId="7EA09D49" w:rsidR="00D24C4C" w:rsidRDefault="002047EF">
      <w:hyperlink r:id="rId11" w:anchor="page=1&amp;query=precio%20costo&amp;position=5" w:history="1">
        <w:r w:rsidR="00D24C4C" w:rsidRPr="00506F1B">
          <w:t>https://www.freepik.es/vector-gratis/reducir-precio-oferta-ganga-costo-reducido-descuento-tarifa-baja-promocion-especial-tijeras-dividir-billetes-crisis-quiebra-barato-mercado-ilustracion-metafora-concepto-aislado-vector_12470246.htm#page=1&amp;query=precio%20costo&amp;position=5</w:t>
        </w:r>
      </w:hyperlink>
    </w:p>
    <w:p w14:paraId="36AE7984" w14:textId="77777777" w:rsidR="00D24C4C" w:rsidRDefault="00D24C4C"/>
    <w:p w14:paraId="24758621" w14:textId="77777777" w:rsidR="00D24C4C" w:rsidRDefault="00D24C4C"/>
    <w:p w14:paraId="2F192A1C" w14:textId="145C58C1" w:rsidR="00D24C4C" w:rsidRDefault="00D24C4C"/>
  </w:comment>
  <w:comment w:id="83" w:author="Gustavo Santis Mancipe" w:date="2021-08-30T17:01:00Z" w:initials="GSM">
    <w:p w14:paraId="08F96746" w14:textId="77777777" w:rsidR="00D24C4C" w:rsidRDefault="00D24C4C" w:rsidP="00810596">
      <w:pPr>
        <w:pStyle w:val="Textocomentario"/>
      </w:pPr>
      <w:r>
        <w:rPr>
          <w:rStyle w:val="Refdecomentario"/>
        </w:rPr>
        <w:annotationRef/>
      </w:r>
      <w:r>
        <w:t>Descargado de</w:t>
      </w:r>
    </w:p>
    <w:p w14:paraId="62FB9E74" w14:textId="77777777" w:rsidR="00D24C4C" w:rsidRDefault="00D24C4C" w:rsidP="00810596">
      <w:pPr>
        <w:pStyle w:val="Textocomentario"/>
      </w:pPr>
    </w:p>
    <w:p w14:paraId="26FB16D0" w14:textId="69FAA08E" w:rsidR="00D24C4C" w:rsidRDefault="00D24C4C" w:rsidP="00810596">
      <w:pPr>
        <w:pStyle w:val="Textocomentario"/>
      </w:pPr>
      <w:r>
        <w:t>https://pixabay.com/es/illustrations/marca-marcador-mano-escribir-516277/</w:t>
      </w:r>
    </w:p>
  </w:comment>
  <w:comment w:id="88" w:author="Gustavo Santis Mancipe [2]" w:date="2021-08-19T13:42:00Z" w:initials="GSM">
    <w:p w14:paraId="72CE2936" w14:textId="77777777" w:rsidR="00D24C4C" w:rsidRDefault="00D24C4C" w:rsidP="00A83CC1">
      <w:pPr>
        <w:pStyle w:val="Textocomentario"/>
      </w:pPr>
      <w:r>
        <w:rPr>
          <w:rStyle w:val="Refdecomentario"/>
        </w:rPr>
        <w:annotationRef/>
      </w:r>
      <w:r>
        <w:rPr>
          <w:rStyle w:val="Refdecomentario"/>
        </w:rPr>
        <w:annotationRef/>
      </w:r>
      <w:r>
        <w:t>Utilizar</w:t>
      </w:r>
    </w:p>
    <w:p w14:paraId="6A0FFADE" w14:textId="793BD4ED" w:rsidR="00D24C4C" w:rsidRDefault="00D24C4C" w:rsidP="00A83CC1">
      <w:pPr>
        <w:pStyle w:val="Textocomentario"/>
      </w:pPr>
      <w:r>
        <w:rPr>
          <w:noProof/>
          <w:lang w:val="en-US" w:eastAsia="en-US"/>
        </w:rPr>
        <w:drawing>
          <wp:inline distT="0" distB="0" distL="0" distR="0" wp14:anchorId="277FF45C" wp14:editId="36EE90F5">
            <wp:extent cx="1828800" cy="13608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828800" cy="1360805"/>
                    </a:xfrm>
                    <a:prstGeom prst="rect">
                      <a:avLst/>
                    </a:prstGeom>
                    <a:noFill/>
                    <a:ln>
                      <a:noFill/>
                    </a:ln>
                  </pic:spPr>
                </pic:pic>
              </a:graphicData>
            </a:graphic>
          </wp:inline>
        </w:drawing>
      </w:r>
    </w:p>
  </w:comment>
  <w:comment w:id="89" w:author="Microsoft Office User" w:date="2021-09-01T10:01:00Z" w:initials="Office">
    <w:p w14:paraId="433140F9" w14:textId="49A74335" w:rsidR="00B94976" w:rsidRDefault="00B94976">
      <w:pPr>
        <w:pStyle w:val="Textocomentario"/>
      </w:pPr>
      <w:r>
        <w:rPr>
          <w:rStyle w:val="Refdecomentario"/>
        </w:rPr>
        <w:annotationRef/>
      </w:r>
      <w:r>
        <w:t>Utilizar Cajón texto color.</w:t>
      </w:r>
    </w:p>
  </w:comment>
  <w:comment w:id="92" w:author="Gustavo Santis Mancipe" w:date="2021-08-30T18:04:00Z" w:initials="GSM">
    <w:p w14:paraId="0C856A2E" w14:textId="67F14D3D" w:rsidR="00D24C4C" w:rsidRPr="00D2104D" w:rsidRDefault="00D24C4C" w:rsidP="008A72F4">
      <w:pPr>
        <w:pStyle w:val="Textocomentario"/>
      </w:pPr>
      <w:r>
        <w:rPr>
          <w:rStyle w:val="Refdecomentario"/>
        </w:rPr>
        <w:annotationRef/>
      </w:r>
      <w:r>
        <w:rPr>
          <w:rStyle w:val="Refdecomentario"/>
        </w:rPr>
        <w:annotationRef/>
      </w:r>
      <w:r>
        <w:t xml:space="preserve">La información para desarrollar el recurso se encuentra la carpeta </w:t>
      </w:r>
      <w:r>
        <w:rPr>
          <w:b/>
          <w:color w:val="FF0000"/>
        </w:rPr>
        <w:t>Formatos DI</w:t>
      </w:r>
      <w:r>
        <w:t xml:space="preserve"> archivo:</w:t>
      </w:r>
    </w:p>
    <w:p w14:paraId="75471DEE" w14:textId="77777777" w:rsidR="00D24C4C" w:rsidRDefault="00D24C4C" w:rsidP="008A72F4">
      <w:pPr>
        <w:pStyle w:val="Textocomentario"/>
        <w:rPr>
          <w:color w:val="FF0000"/>
        </w:rPr>
      </w:pPr>
    </w:p>
    <w:p w14:paraId="3C388373" w14:textId="2454107D" w:rsidR="00D24C4C" w:rsidRDefault="00D24C4C">
      <w:pPr>
        <w:pStyle w:val="Textocomentario"/>
      </w:pPr>
      <w:r w:rsidRPr="0049127D">
        <w:rPr>
          <w:color w:val="FF0000"/>
        </w:rPr>
        <w:t>CF017_</w:t>
      </w:r>
      <w:r>
        <w:rPr>
          <w:color w:val="FF0000"/>
        </w:rPr>
        <w:t>4_control_rotación.pptx</w:t>
      </w:r>
    </w:p>
  </w:comment>
  <w:comment w:id="93" w:author="Gustavo Santis Mancipe" w:date="2021-08-30T17:07:00Z" w:initials="GSM">
    <w:p w14:paraId="317B0B8C" w14:textId="77777777" w:rsidR="00D24C4C" w:rsidRDefault="00D24C4C">
      <w:pPr>
        <w:pStyle w:val="Textocomentario"/>
      </w:pPr>
      <w:r>
        <w:rPr>
          <w:rStyle w:val="Refdecomentario"/>
        </w:rPr>
        <w:annotationRef/>
      </w:r>
      <w:r w:rsidRPr="00744F76">
        <w:t>Se solicita elaborar nueva imagen como la mostrada con los textos que se encuentran a continuación</w:t>
      </w:r>
      <w:r>
        <w:t>:</w:t>
      </w:r>
    </w:p>
    <w:p w14:paraId="29797890" w14:textId="77777777" w:rsidR="00D24C4C" w:rsidRDefault="00D24C4C">
      <w:pPr>
        <w:pStyle w:val="Textocomentario"/>
      </w:pPr>
      <w:r>
        <w:t>Vencimiento &gt; 6 meses</w:t>
      </w:r>
      <w:r>
        <w:br/>
        <w:t>Vencimiento &gt;3 meses y &lt; 6 meses</w:t>
      </w:r>
    </w:p>
    <w:p w14:paraId="2ED56B6A" w14:textId="72479257" w:rsidR="00D24C4C" w:rsidRDefault="00D24C4C">
      <w:pPr>
        <w:pStyle w:val="Textocomentario"/>
      </w:pPr>
      <w:r>
        <w:t>Vencimiento &lt; 3 meses</w:t>
      </w:r>
    </w:p>
    <w:p w14:paraId="4868BE42" w14:textId="77777777" w:rsidR="00D24C4C" w:rsidRDefault="00D24C4C">
      <w:pPr>
        <w:pStyle w:val="Textocomentario"/>
      </w:pPr>
    </w:p>
    <w:p w14:paraId="7557D6B2" w14:textId="3A7AF4DD" w:rsidR="00D24C4C" w:rsidRDefault="00D24C4C">
      <w:pPr>
        <w:pStyle w:val="Textocomentario"/>
      </w:pPr>
      <w:r>
        <w:t>Como imagen usar la del siguiente enlace:</w:t>
      </w:r>
    </w:p>
    <w:p w14:paraId="45D45A02" w14:textId="77777777" w:rsidR="00D24C4C" w:rsidRDefault="00D24C4C">
      <w:pPr>
        <w:pStyle w:val="Textocomentario"/>
      </w:pPr>
    </w:p>
    <w:p w14:paraId="22470986" w14:textId="59413143" w:rsidR="00D24C4C" w:rsidRDefault="00D24C4C">
      <w:pPr>
        <w:pStyle w:val="Textocomentario"/>
      </w:pPr>
      <w:r w:rsidRPr="00161465">
        <w:t>https://www.freepik.es/vector-gratis/medicina-diseno-plano_1086685.htm#page=1&amp;query=medicamento&amp;position=14</w:t>
      </w:r>
    </w:p>
  </w:comment>
  <w:comment w:id="94" w:author="Gustavo Santis Mancipe" w:date="2021-08-30T17:11:00Z" w:initials="GSM">
    <w:p w14:paraId="1A791C4C" w14:textId="77777777" w:rsidR="00D24C4C" w:rsidRDefault="00D24C4C" w:rsidP="009775C9">
      <w:pPr>
        <w:pStyle w:val="Textocomentario"/>
      </w:pPr>
      <w:r>
        <w:rPr>
          <w:rStyle w:val="Refdecomentario"/>
        </w:rPr>
        <w:annotationRef/>
      </w:r>
      <w:r w:rsidRPr="009101B0">
        <w:t>Se solicita elaborar nueva imagen como la mostrada con los textos que se encuentran a continuación</w:t>
      </w:r>
    </w:p>
    <w:p w14:paraId="05547E40" w14:textId="77777777" w:rsidR="00D24C4C" w:rsidRDefault="00D24C4C" w:rsidP="009775C9">
      <w:pPr>
        <w:pStyle w:val="Textocomentario"/>
        <w:numPr>
          <w:ilvl w:val="0"/>
          <w:numId w:val="33"/>
        </w:numPr>
      </w:pPr>
      <w:r>
        <w:t>Comparación entre</w:t>
      </w:r>
    </w:p>
    <w:p w14:paraId="5C8C8870" w14:textId="77777777" w:rsidR="00D24C4C" w:rsidRDefault="00D24C4C" w:rsidP="009775C9">
      <w:pPr>
        <w:pStyle w:val="Textocomentario"/>
        <w:numPr>
          <w:ilvl w:val="0"/>
          <w:numId w:val="33"/>
        </w:numPr>
      </w:pPr>
      <w:r>
        <w:t>Sistema (software)</w:t>
      </w:r>
    </w:p>
    <w:p w14:paraId="7C436ED2" w14:textId="782E6347" w:rsidR="00D24C4C" w:rsidRDefault="00D24C4C" w:rsidP="009775C9">
      <w:pPr>
        <w:pStyle w:val="Textocomentario"/>
        <w:numPr>
          <w:ilvl w:val="0"/>
          <w:numId w:val="33"/>
        </w:numPr>
      </w:pPr>
      <w:r>
        <w:t>Unidades físicas</w:t>
      </w:r>
    </w:p>
  </w:comment>
  <w:comment w:id="95" w:author="Gustavo Santis Mancipe [2]" w:date="2021-08-19T13:35:00Z" w:initials="GSM">
    <w:p w14:paraId="38E42E3B" w14:textId="77777777" w:rsidR="00D24C4C" w:rsidRDefault="00D24C4C" w:rsidP="003C4883">
      <w:pPr>
        <w:pStyle w:val="Textocomentario"/>
      </w:pPr>
      <w:r>
        <w:rPr>
          <w:rStyle w:val="Refdecomentario"/>
        </w:rPr>
        <w:annotationRef/>
      </w:r>
      <w:r>
        <w:t>Descargado de</w:t>
      </w:r>
    </w:p>
    <w:p w14:paraId="24CE5990" w14:textId="77777777" w:rsidR="00D24C4C" w:rsidRDefault="00D24C4C" w:rsidP="003C4883">
      <w:pPr>
        <w:pStyle w:val="Textocomentario"/>
      </w:pPr>
    </w:p>
    <w:p w14:paraId="1B4EB1C5" w14:textId="77777777" w:rsidR="00D24C4C" w:rsidRDefault="00D24C4C" w:rsidP="003C4883">
      <w:pPr>
        <w:pStyle w:val="Textocomentario"/>
      </w:pPr>
      <w:r>
        <w:t>https://www.freepik.es/vector-gratis/ilustracion-icono-calendario_2606108.htm#page=1&amp;query=calendario&amp;position=4</w:t>
      </w:r>
    </w:p>
  </w:comment>
  <w:comment w:id="96" w:author="Gustavo Santis Mancipe [2]" w:date="2021-08-19T13:43:00Z" w:initials="GSM">
    <w:p w14:paraId="35069ED8" w14:textId="77777777" w:rsidR="00D24C4C" w:rsidRDefault="00D24C4C" w:rsidP="003C4883">
      <w:pPr>
        <w:pStyle w:val="Textocomentario"/>
      </w:pPr>
      <w:r>
        <w:rPr>
          <w:rStyle w:val="Refdecomentario"/>
        </w:rPr>
        <w:annotationRef/>
      </w:r>
      <w:r>
        <w:rPr>
          <w:rStyle w:val="Refdecomentario"/>
        </w:rPr>
        <w:annotationRef/>
      </w:r>
      <w:r>
        <w:t>Utilizar</w:t>
      </w:r>
    </w:p>
    <w:p w14:paraId="5A089ADC" w14:textId="0DFCC1CD" w:rsidR="00D24C4C" w:rsidRDefault="00D24C4C" w:rsidP="003C4883">
      <w:pPr>
        <w:pStyle w:val="Textocomentario"/>
      </w:pPr>
      <w:r>
        <w:rPr>
          <w:noProof/>
          <w:lang w:val="en-US" w:eastAsia="en-US"/>
        </w:rPr>
        <w:drawing>
          <wp:inline distT="0" distB="0" distL="0" distR="0" wp14:anchorId="307DAF14" wp14:editId="09FB6FCD">
            <wp:extent cx="1828800" cy="13608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828800" cy="1360805"/>
                    </a:xfrm>
                    <a:prstGeom prst="rect">
                      <a:avLst/>
                    </a:prstGeom>
                    <a:noFill/>
                    <a:ln>
                      <a:noFill/>
                    </a:ln>
                  </pic:spPr>
                </pic:pic>
              </a:graphicData>
            </a:graphic>
          </wp:inline>
        </w:drawing>
      </w:r>
    </w:p>
    <w:p w14:paraId="1729D453" w14:textId="77777777" w:rsidR="00D24C4C" w:rsidRDefault="00D24C4C" w:rsidP="003C4883">
      <w:pPr>
        <w:pStyle w:val="Textocomentario"/>
      </w:pPr>
    </w:p>
  </w:comment>
  <w:comment w:id="97" w:author="Gustavo Santis Mancipe [2]" w:date="2021-08-19T13:38:00Z" w:initials="GSM">
    <w:p w14:paraId="3AC324EE" w14:textId="77777777" w:rsidR="00D24C4C" w:rsidRDefault="00D24C4C" w:rsidP="003C4883">
      <w:pPr>
        <w:pStyle w:val="Textocomentario"/>
      </w:pPr>
      <w:r>
        <w:rPr>
          <w:rStyle w:val="Refdecomentario"/>
        </w:rPr>
        <w:annotationRef/>
      </w:r>
      <w:r>
        <w:t>Utilizar</w:t>
      </w:r>
    </w:p>
    <w:p w14:paraId="6B6CA1D0" w14:textId="2E31AEFD" w:rsidR="00D24C4C" w:rsidRDefault="00D24C4C" w:rsidP="003C4883">
      <w:pPr>
        <w:pStyle w:val="Textocomentario"/>
      </w:pPr>
      <w:r>
        <w:rPr>
          <w:noProof/>
          <w:lang w:val="en-US" w:eastAsia="en-US"/>
        </w:rPr>
        <w:drawing>
          <wp:inline distT="0" distB="0" distL="0" distR="0" wp14:anchorId="60B2729F" wp14:editId="154C60FE">
            <wp:extent cx="1892300" cy="14141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892300" cy="1414145"/>
                    </a:xfrm>
                    <a:prstGeom prst="rect">
                      <a:avLst/>
                    </a:prstGeom>
                    <a:noFill/>
                    <a:ln>
                      <a:noFill/>
                    </a:ln>
                  </pic:spPr>
                </pic:pic>
              </a:graphicData>
            </a:graphic>
          </wp:inline>
        </w:drawing>
      </w:r>
    </w:p>
  </w:comment>
  <w:comment w:id="98" w:author="Gustavo Santis Mancipe" w:date="2021-08-30T17:16:00Z" w:initials="GSM">
    <w:p w14:paraId="7E3DCB13" w14:textId="77777777" w:rsidR="00D24C4C" w:rsidRPr="00F37A71" w:rsidRDefault="00D24C4C" w:rsidP="00F37A71">
      <w:pPr>
        <w:pStyle w:val="Textocomentario"/>
      </w:pPr>
      <w:r>
        <w:rPr>
          <w:rStyle w:val="Refdecomentario"/>
        </w:rPr>
        <w:annotationRef/>
      </w:r>
      <w:r w:rsidRPr="00F37A71">
        <w:t>Se solicita crear la imagen con los siguientes textos:</w:t>
      </w:r>
    </w:p>
    <w:p w14:paraId="23A49BDA" w14:textId="77777777" w:rsidR="00D24C4C" w:rsidRPr="00F37A71" w:rsidRDefault="00D24C4C" w:rsidP="00F37A71">
      <w:pPr>
        <w:pStyle w:val="Textocomentario"/>
        <w:numPr>
          <w:ilvl w:val="0"/>
          <w:numId w:val="23"/>
        </w:numPr>
      </w:pPr>
      <w:r w:rsidRPr="00F37A71">
        <w:t>Pérdidas económicas</w:t>
      </w:r>
    </w:p>
    <w:p w14:paraId="7CFBCF16" w14:textId="77777777" w:rsidR="00D24C4C" w:rsidRPr="00F37A71" w:rsidRDefault="00D24C4C" w:rsidP="00F37A71">
      <w:pPr>
        <w:pStyle w:val="Textocomentario"/>
        <w:numPr>
          <w:ilvl w:val="0"/>
          <w:numId w:val="23"/>
        </w:numPr>
      </w:pPr>
      <w:r w:rsidRPr="00F37A71">
        <w:t>Pérdida en ventas</w:t>
      </w:r>
    </w:p>
    <w:p w14:paraId="6344777A" w14:textId="77777777" w:rsidR="00D24C4C" w:rsidRPr="00F37A71" w:rsidRDefault="00D24C4C" w:rsidP="00F37A71">
      <w:pPr>
        <w:pStyle w:val="Textocomentario"/>
        <w:numPr>
          <w:ilvl w:val="0"/>
          <w:numId w:val="23"/>
        </w:numPr>
      </w:pPr>
      <w:r w:rsidRPr="00F37A71">
        <w:t>Pérdidas de unidades</w:t>
      </w:r>
    </w:p>
    <w:p w14:paraId="1BD877C2" w14:textId="07953794" w:rsidR="00D24C4C" w:rsidRDefault="00D24C4C" w:rsidP="009562D6">
      <w:pPr>
        <w:pStyle w:val="Textocomentario"/>
        <w:numPr>
          <w:ilvl w:val="0"/>
          <w:numId w:val="23"/>
        </w:numPr>
      </w:pPr>
      <w:r w:rsidRPr="00F37A71">
        <w:t>Descuadres de unidades</w:t>
      </w:r>
    </w:p>
  </w:comment>
  <w:comment w:id="99" w:author="Gustavo Santis Mancipe" w:date="2021-08-30T17:17:00Z" w:initials="GSM">
    <w:p w14:paraId="31979395" w14:textId="77777777" w:rsidR="00D24C4C" w:rsidRPr="00677352" w:rsidRDefault="00D24C4C" w:rsidP="00677352">
      <w:pPr>
        <w:pStyle w:val="Textocomentario"/>
      </w:pPr>
      <w:r>
        <w:rPr>
          <w:rStyle w:val="Refdecomentario"/>
        </w:rPr>
        <w:annotationRef/>
      </w:r>
      <w:r w:rsidRPr="00677352">
        <w:t>Se solicita crear la imagen con los siguientes textos:</w:t>
      </w:r>
    </w:p>
    <w:p w14:paraId="1F0579FF" w14:textId="77777777" w:rsidR="00D24C4C" w:rsidRPr="00677352" w:rsidRDefault="00D24C4C" w:rsidP="00677352">
      <w:pPr>
        <w:pStyle w:val="Textocomentario"/>
        <w:numPr>
          <w:ilvl w:val="0"/>
          <w:numId w:val="24"/>
        </w:numPr>
      </w:pPr>
      <w:r w:rsidRPr="00677352">
        <w:t>Verificar stock de mercancías en el PC</w:t>
      </w:r>
    </w:p>
    <w:p w14:paraId="3025EE53" w14:textId="77777777" w:rsidR="00D24C4C" w:rsidRPr="00677352" w:rsidRDefault="00D24C4C" w:rsidP="00677352">
      <w:pPr>
        <w:pStyle w:val="Textocomentario"/>
        <w:numPr>
          <w:ilvl w:val="0"/>
          <w:numId w:val="24"/>
        </w:numPr>
      </w:pPr>
      <w:r w:rsidRPr="00677352">
        <w:t>Verificar stock físico</w:t>
      </w:r>
    </w:p>
    <w:p w14:paraId="3A34B2F4" w14:textId="77777777" w:rsidR="00D24C4C" w:rsidRPr="00677352" w:rsidRDefault="00D24C4C" w:rsidP="00677352">
      <w:pPr>
        <w:pStyle w:val="Textocomentario"/>
        <w:numPr>
          <w:ilvl w:val="0"/>
          <w:numId w:val="24"/>
        </w:numPr>
      </w:pPr>
      <w:r w:rsidRPr="00677352">
        <w:t>Concuerdan las cantidades</w:t>
      </w:r>
    </w:p>
    <w:p w14:paraId="12C21B73" w14:textId="77777777" w:rsidR="00D24C4C" w:rsidRPr="00677352" w:rsidRDefault="00D24C4C" w:rsidP="00677352">
      <w:pPr>
        <w:pStyle w:val="Textocomentario"/>
        <w:numPr>
          <w:ilvl w:val="0"/>
          <w:numId w:val="24"/>
        </w:numPr>
      </w:pPr>
      <w:r w:rsidRPr="00677352">
        <w:t>Si</w:t>
      </w:r>
    </w:p>
    <w:p w14:paraId="3BA3D854" w14:textId="77777777" w:rsidR="00D24C4C" w:rsidRPr="00677352" w:rsidRDefault="00D24C4C" w:rsidP="00677352">
      <w:pPr>
        <w:pStyle w:val="Textocomentario"/>
        <w:numPr>
          <w:ilvl w:val="0"/>
          <w:numId w:val="24"/>
        </w:numPr>
      </w:pPr>
      <w:r w:rsidRPr="00677352">
        <w:t>No</w:t>
      </w:r>
    </w:p>
    <w:p w14:paraId="17AEE848" w14:textId="77777777" w:rsidR="00D24C4C" w:rsidRPr="00677352" w:rsidRDefault="00D24C4C" w:rsidP="00677352">
      <w:pPr>
        <w:pStyle w:val="Textocomentario"/>
        <w:numPr>
          <w:ilvl w:val="0"/>
          <w:numId w:val="24"/>
        </w:numPr>
      </w:pPr>
      <w:r w:rsidRPr="00677352">
        <w:t>Diligenciar formato</w:t>
      </w:r>
    </w:p>
    <w:p w14:paraId="2C11DCDC" w14:textId="77777777" w:rsidR="00D24C4C" w:rsidRPr="00677352" w:rsidRDefault="00D24C4C" w:rsidP="00677352">
      <w:pPr>
        <w:pStyle w:val="Textocomentario"/>
        <w:numPr>
          <w:ilvl w:val="0"/>
          <w:numId w:val="24"/>
        </w:numPr>
      </w:pPr>
      <w:r w:rsidRPr="00677352">
        <w:t>Buscar en bodegas A, cuarentena, vencimiento, etc.</w:t>
      </w:r>
    </w:p>
    <w:p w14:paraId="4452C16F" w14:textId="77777777" w:rsidR="00D24C4C" w:rsidRPr="00677352" w:rsidRDefault="00D24C4C" w:rsidP="00677352">
      <w:pPr>
        <w:pStyle w:val="Textocomentario"/>
        <w:numPr>
          <w:ilvl w:val="0"/>
          <w:numId w:val="24"/>
        </w:numPr>
      </w:pPr>
      <w:r w:rsidRPr="00677352">
        <w:t>Se encuentran los productos</w:t>
      </w:r>
    </w:p>
    <w:p w14:paraId="6603B4AD" w14:textId="35D38D2D" w:rsidR="00D24C4C" w:rsidRDefault="00D24C4C" w:rsidP="0006400E">
      <w:pPr>
        <w:pStyle w:val="Textocomentario"/>
        <w:numPr>
          <w:ilvl w:val="0"/>
          <w:numId w:val="24"/>
        </w:numPr>
      </w:pPr>
      <w:r w:rsidRPr="00677352">
        <w:t>Informar al jefe inmediato</w:t>
      </w:r>
    </w:p>
  </w:comment>
  <w:comment w:id="100" w:author="Gustavo Santis Mancipe" w:date="2021-08-30T17:46:00Z" w:initials="GSM">
    <w:p w14:paraId="43889771" w14:textId="77777777" w:rsidR="00D24C4C" w:rsidRDefault="00D24C4C" w:rsidP="00210B46">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6A26B4AC" w14:textId="77777777" w:rsidR="00D24C4C" w:rsidRDefault="00D24C4C" w:rsidP="00210B46">
      <w:pPr>
        <w:pStyle w:val="Textocomentario"/>
      </w:pPr>
    </w:p>
    <w:p w14:paraId="07C8667B" w14:textId="6D20534F" w:rsidR="00D24C4C" w:rsidRDefault="00D24C4C" w:rsidP="00210B46">
      <w:pPr>
        <w:pStyle w:val="Textocomentario"/>
      </w:pPr>
      <w:r w:rsidRPr="0049127D">
        <w:rPr>
          <w:color w:val="FF0000"/>
        </w:rPr>
        <w:t>CF017_</w:t>
      </w:r>
      <w:r>
        <w:rPr>
          <w:color w:val="FF0000"/>
        </w:rPr>
        <w:t>6_realizar_inventario.pptx</w:t>
      </w:r>
    </w:p>
  </w:comment>
  <w:comment w:id="101" w:author="Gustavo Santis Mancipe" w:date="2021-08-30T17:21:00Z" w:initials="GSM">
    <w:p w14:paraId="416EFDEB" w14:textId="77777777" w:rsidR="00D24C4C" w:rsidRDefault="00D24C4C" w:rsidP="00A82F00">
      <w:pPr>
        <w:pStyle w:val="Textocomentario"/>
      </w:pPr>
      <w:r>
        <w:rPr>
          <w:rStyle w:val="Refdecomentario"/>
        </w:rPr>
        <w:annotationRef/>
      </w:r>
      <w:r>
        <w:t>Utilizar</w:t>
      </w:r>
    </w:p>
    <w:p w14:paraId="5A0FF018" w14:textId="77777777" w:rsidR="00D24C4C" w:rsidRDefault="00D24C4C" w:rsidP="00A82F00">
      <w:pPr>
        <w:pStyle w:val="Textocomentario"/>
      </w:pPr>
      <w:r>
        <w:rPr>
          <w:noProof/>
          <w:lang w:val="en-US" w:eastAsia="en-US"/>
        </w:rPr>
        <w:drawing>
          <wp:inline distT="0" distB="0" distL="0" distR="0" wp14:anchorId="6D420808" wp14:editId="193B0349">
            <wp:extent cx="1828800" cy="1360805"/>
            <wp:effectExtent l="0" t="0" r="0" b="0"/>
            <wp:docPr id="11" name="Imagen 1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hat o mensaje de texto&#10;&#10;Descripción generada automáticamente"/>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828800" cy="1360805"/>
                    </a:xfrm>
                    <a:prstGeom prst="rect">
                      <a:avLst/>
                    </a:prstGeom>
                    <a:noFill/>
                    <a:ln>
                      <a:noFill/>
                    </a:ln>
                  </pic:spPr>
                </pic:pic>
              </a:graphicData>
            </a:graphic>
          </wp:inline>
        </w:drawing>
      </w:r>
    </w:p>
    <w:p w14:paraId="0F97D708" w14:textId="307AACC0" w:rsidR="00D24C4C" w:rsidRDefault="00D24C4C">
      <w:pPr>
        <w:pStyle w:val="Textocomentario"/>
      </w:pPr>
    </w:p>
  </w:comment>
  <w:comment w:id="105" w:author="Gustavo Santis Mancipe" w:date="2021-08-30T17:21:00Z" w:initials="GSM">
    <w:p w14:paraId="44BE4C14" w14:textId="77777777" w:rsidR="00D24C4C" w:rsidRPr="00E610C7" w:rsidRDefault="00D24C4C" w:rsidP="00E610C7">
      <w:pPr>
        <w:pStyle w:val="Textocomentario"/>
      </w:pPr>
      <w:r>
        <w:rPr>
          <w:rStyle w:val="Refdecomentario"/>
        </w:rPr>
        <w:annotationRef/>
      </w:r>
      <w:r w:rsidRPr="00E610C7">
        <w:rPr>
          <w:b/>
          <w:lang w:val="es-ES_tradnl"/>
        </w:rPr>
        <w:t xml:space="preserve">Se solicita crear </w:t>
      </w:r>
      <w:r w:rsidRPr="00E610C7">
        <w:rPr>
          <w:lang w:val="es-ES_tradnl"/>
        </w:rPr>
        <w:t>un diagrama que represente la información de la imagen (tabla).</w:t>
      </w:r>
    </w:p>
    <w:p w14:paraId="46ADD6B4" w14:textId="537969CB" w:rsidR="00D24C4C" w:rsidRDefault="00D24C4C">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D3D4AC" w15:done="0"/>
  <w15:commentEx w15:paraId="4D33FF53" w15:done="0"/>
  <w15:commentEx w15:paraId="64A1820C" w15:done="0"/>
  <w15:commentEx w15:paraId="1E4860A8" w15:done="0"/>
  <w15:commentEx w15:paraId="121220F3" w15:done="0"/>
  <w15:commentEx w15:paraId="028C9C6D" w15:done="0"/>
  <w15:commentEx w15:paraId="6692F32B" w15:done="0"/>
  <w15:commentEx w15:paraId="54E9E43E" w15:done="0"/>
  <w15:commentEx w15:paraId="782DA583" w15:done="0"/>
  <w15:commentEx w15:paraId="0A612FB5" w15:done="0"/>
  <w15:commentEx w15:paraId="4997BA2E" w15:done="0"/>
  <w15:commentEx w15:paraId="77FCB400" w15:done="0"/>
  <w15:commentEx w15:paraId="1EC17708" w15:done="0"/>
  <w15:commentEx w15:paraId="632D7A47" w15:done="0"/>
  <w15:commentEx w15:paraId="7D049D06" w15:done="0"/>
  <w15:commentEx w15:paraId="3CD56851" w15:done="0"/>
  <w15:commentEx w15:paraId="5BD45577" w15:done="0"/>
  <w15:commentEx w15:paraId="2A0C9417" w15:done="0"/>
  <w15:commentEx w15:paraId="6A9C1C85" w15:done="0"/>
  <w15:commentEx w15:paraId="08021B1A" w15:done="0"/>
  <w15:commentEx w15:paraId="2F147696" w15:done="0"/>
  <w15:commentEx w15:paraId="0B763D82" w15:done="0"/>
  <w15:commentEx w15:paraId="39A981A8" w15:done="0"/>
  <w15:commentEx w15:paraId="6D9BC931" w15:done="0"/>
  <w15:commentEx w15:paraId="5B8269B2" w15:done="0"/>
  <w15:commentEx w15:paraId="5CCC4CF7" w15:done="0"/>
  <w15:commentEx w15:paraId="5848687E" w15:done="0"/>
  <w15:commentEx w15:paraId="271F9343" w15:done="0"/>
  <w15:commentEx w15:paraId="6C8E8BCB" w15:done="0"/>
  <w15:commentEx w15:paraId="6955DE18" w15:done="0"/>
  <w15:commentEx w15:paraId="24805A4A" w15:done="0"/>
  <w15:commentEx w15:paraId="012D0D76" w15:done="0"/>
  <w15:commentEx w15:paraId="32BF3FEC" w15:done="0"/>
  <w15:commentEx w15:paraId="1F735E8C" w15:done="0"/>
  <w15:commentEx w15:paraId="2F192A1C" w15:done="0"/>
  <w15:commentEx w15:paraId="26FB16D0" w15:done="0"/>
  <w15:commentEx w15:paraId="6A0FFADE" w15:done="0"/>
  <w15:commentEx w15:paraId="433140F9" w15:done="0"/>
  <w15:commentEx w15:paraId="3C388373" w15:done="0"/>
  <w15:commentEx w15:paraId="22470986" w15:done="0"/>
  <w15:commentEx w15:paraId="7C436ED2" w15:done="0"/>
  <w15:commentEx w15:paraId="1B4EB1C5" w15:done="0"/>
  <w15:commentEx w15:paraId="1729D453" w15:done="0"/>
  <w15:commentEx w15:paraId="6B6CA1D0" w15:done="0"/>
  <w15:commentEx w15:paraId="1BD877C2" w15:done="0"/>
  <w15:commentEx w15:paraId="6603B4AD" w15:done="0"/>
  <w15:commentEx w15:paraId="07C8667B" w15:done="0"/>
  <w15:commentEx w15:paraId="0F97D708" w15:done="0"/>
  <w15:commentEx w15:paraId="46ADD6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7635C" w16cex:dateUtc="2021-08-30T19:02:00Z"/>
  <w16cex:commentExtensible w16cex:durableId="24D76476" w16cex:dateUtc="2021-08-30T19:06:00Z"/>
  <w16cex:commentExtensible w16cex:durableId="24D765CE" w16cex:dateUtc="2021-08-30T19:12:00Z"/>
  <w16cex:commentExtensible w16cex:durableId="24D7666B" w16cex:dateUtc="2021-08-30T19:15:00Z"/>
  <w16cex:commentExtensible w16cex:durableId="24D767CA" w16cex:dateUtc="2021-08-30T19:20:00Z"/>
  <w16cex:commentExtensible w16cex:durableId="24D76819" w16cex:dateUtc="2021-08-30T19:22:00Z"/>
  <w16cex:commentExtensible w16cex:durableId="24D76891" w16cex:dateUtc="2021-08-30T19:24:00Z"/>
  <w16cex:commentExtensible w16cex:durableId="24D76C7A" w16cex:dateUtc="2021-08-30T19:40:00Z"/>
  <w16cex:commentExtensible w16cex:durableId="24D76A36" w16cex:dateUtc="2021-08-30T19:31:00Z"/>
  <w16cex:commentExtensible w16cex:durableId="24D77FD4" w16cex:dateUtc="2021-08-30T21:03:00Z"/>
  <w16cex:commentExtensible w16cex:durableId="24D78080" w16cex:dateUtc="2021-08-30T21:06:00Z"/>
  <w16cex:commentExtensible w16cex:durableId="24D76F1E" w16cex:dateUtc="2021-08-30T19:52:00Z"/>
  <w16cex:commentExtensible w16cex:durableId="24D783BE" w16cex:dateUtc="2021-08-30T21:20:00Z"/>
  <w16cex:commentExtensible w16cex:durableId="24D77EFD" w16cex:dateUtc="2021-08-30T20:59:00Z"/>
  <w16cex:commentExtensible w16cex:durableId="24D785D0" w16cex:dateUtc="2021-08-30T21:29:00Z"/>
  <w16cex:commentExtensible w16cex:durableId="24D7815E" w16cex:dateUtc="2021-08-30T20:59:00Z"/>
  <w16cex:commentExtensible w16cex:durableId="24D788C3" w16cex:dateUtc="2021-08-30T21:41:00Z"/>
  <w16cex:commentExtensible w16cex:durableId="24D783DD" w16cex:dateUtc="2021-08-30T21:20:00Z"/>
  <w16cex:commentExtensible w16cex:durableId="24D783B9" w16cex:dateUtc="2021-08-30T21:20:00Z"/>
  <w16cex:commentExtensible w16cex:durableId="24D78412" w16cex:dateUtc="2021-08-30T21:21:00Z"/>
  <w16cex:commentExtensible w16cex:durableId="24D783CF" w16cex:dateUtc="2021-08-30T21:20:00Z"/>
  <w16cex:commentExtensible w16cex:durableId="24D78999" w16cex:dateUtc="2021-08-30T21:45:00Z"/>
  <w16cex:commentExtensible w16cex:durableId="24D78483" w16cex:dateUtc="2021-08-30T21:23:00Z"/>
  <w16cex:commentExtensible w16cex:durableId="24D784D2" w16cex:dateUtc="2021-08-30T21:24:00Z"/>
  <w16cex:commentExtensible w16cex:durableId="24D78528" w16cex:dateUtc="2021-08-30T21:26:00Z"/>
  <w16cex:commentExtensible w16cex:durableId="24D78CBA" w16cex:dateUtc="2021-08-30T21:58:00Z"/>
  <w16cex:commentExtensible w16cex:durableId="24D788DF" w16cex:dateUtc="2021-08-30T21:42:00Z"/>
  <w16cex:commentExtensible w16cex:durableId="24D79B68" w16cex:dateUtc="2021-08-30T23:01:00Z"/>
  <w16cex:commentExtensible w16cex:durableId="24D78897" w16cex:dateUtc="2021-08-30T21:40:00Z"/>
  <w16cex:commentExtensible w16cex:durableId="24D78B51" w16cex:dateUtc="2021-08-30T21:52:00Z"/>
  <w16cex:commentExtensible w16cex:durableId="24D78B66" w16cex:dateUtc="2021-08-30T21:52:00Z"/>
  <w16cex:commentExtensible w16cex:durableId="24D78D5E" w16cex:dateUtc="2021-08-30T22:01:00Z"/>
  <w16cex:commentExtensible w16cex:durableId="24D78D0E" w16cex:dateUtc="2021-08-30T21:59:00Z"/>
  <w16cex:commentExtensible w16cex:durableId="24D79C2B" w16cex:dateUtc="2021-08-30T23:04:00Z"/>
  <w16cex:commentExtensible w16cex:durableId="24D78FC1" w16cex:dateUtc="2021-08-30T22:11:00Z"/>
  <w16cex:commentExtensible w16cex:durableId="24D790BF" w16cex:dateUtc="2021-08-30T22:15:00Z"/>
  <w16cex:commentExtensible w16cex:durableId="24D790C1" w16cex:dateUtc="2021-08-30T22:15:00Z"/>
  <w16cex:commentExtensible w16cex:durableId="24D790C4" w16cex:dateUtc="2021-08-30T22:15:00Z"/>
  <w16cex:commentExtensible w16cex:durableId="24D79100" w16cex:dateUtc="2021-08-30T22:16:00Z"/>
  <w16cex:commentExtensible w16cex:durableId="24D79126" w16cex:dateUtc="2021-08-30T22:17:00Z"/>
  <w16cex:commentExtensible w16cex:durableId="24D79807" w16cex:dateUtc="2021-08-30T22:46:00Z"/>
  <w16cex:commentExtensible w16cex:durableId="24D7920E" w16cex:dateUtc="2021-08-30T22:21:00Z"/>
  <w16cex:commentExtensible w16cex:durableId="24D79237" w16cex:dateUtc="2021-08-30T2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D3D4AC" w16cid:durableId="24D7635C"/>
  <w16cid:commentId w16cid:paraId="4D33FF53" w16cid:durableId="24D76476"/>
  <w16cid:commentId w16cid:paraId="64A1820C" w16cid:durableId="24D765CE"/>
  <w16cid:commentId w16cid:paraId="1E4860A8" w16cid:durableId="24D7666B"/>
  <w16cid:commentId w16cid:paraId="121220F3" w16cid:durableId="24D767CA"/>
  <w16cid:commentId w16cid:paraId="028C9C6D" w16cid:durableId="24D76819"/>
  <w16cid:commentId w16cid:paraId="6692F32B" w16cid:durableId="24D76891"/>
  <w16cid:commentId w16cid:paraId="54E9E43E" w16cid:durableId="24D76C7A"/>
  <w16cid:commentId w16cid:paraId="782DA583" w16cid:durableId="24D76A36"/>
  <w16cid:commentId w16cid:paraId="0A612FB5" w16cid:durableId="24D77FD4"/>
  <w16cid:commentId w16cid:paraId="4997BA2E" w16cid:durableId="24D78080"/>
  <w16cid:commentId w16cid:paraId="77FCB400" w16cid:durableId="26479931"/>
  <w16cid:commentId w16cid:paraId="1EC17708" w16cid:durableId="24D76F1E"/>
  <w16cid:commentId w16cid:paraId="632D7A47" w16cid:durableId="26479933"/>
  <w16cid:commentId w16cid:paraId="7D049D06" w16cid:durableId="26479934"/>
  <w16cid:commentId w16cid:paraId="3CD56851" w16cid:durableId="24D783BE"/>
  <w16cid:commentId w16cid:paraId="5BD45577" w16cid:durableId="24D77EFD"/>
  <w16cid:commentId w16cid:paraId="2A0C9417" w16cid:durableId="24D785D0"/>
  <w16cid:commentId w16cid:paraId="6A9C1C85" w16cid:durableId="24D7815E"/>
  <w16cid:commentId w16cid:paraId="08021B1A" w16cid:durableId="24D788C3"/>
  <w16cid:commentId w16cid:paraId="2F147696" w16cid:durableId="24D783DD"/>
  <w16cid:commentId w16cid:paraId="0B763D82" w16cid:durableId="24D783B9"/>
  <w16cid:commentId w16cid:paraId="39A981A8" w16cid:durableId="24D78412"/>
  <w16cid:commentId w16cid:paraId="6D9BC931" w16cid:durableId="24D783CF"/>
  <w16cid:commentId w16cid:paraId="5B8269B2" w16cid:durableId="24D78999"/>
  <w16cid:commentId w16cid:paraId="5CCC4CF7" w16cid:durableId="24D78483"/>
  <w16cid:commentId w16cid:paraId="5848687E" w16cid:durableId="24D784D2"/>
  <w16cid:commentId w16cid:paraId="271F9343" w16cid:durableId="24D78528"/>
  <w16cid:commentId w16cid:paraId="6C8E8BCB" w16cid:durableId="24D78CBA"/>
  <w16cid:commentId w16cid:paraId="6955DE18" w16cid:durableId="24D788DF"/>
  <w16cid:commentId w16cid:paraId="24805A4A" w16cid:durableId="24D79B68"/>
  <w16cid:commentId w16cid:paraId="012D0D76" w16cid:durableId="24D78897"/>
  <w16cid:commentId w16cid:paraId="32BF3FEC" w16cid:durableId="24D78B51"/>
  <w16cid:commentId w16cid:paraId="1F735E8C" w16cid:durableId="24D78B66"/>
  <w16cid:commentId w16cid:paraId="2F192A1C" w16cid:durableId="24D797F0"/>
  <w16cid:commentId w16cid:paraId="26FB16D0" w16cid:durableId="24D78D5E"/>
  <w16cid:commentId w16cid:paraId="6A0FFADE" w16cid:durableId="24D78D0E"/>
  <w16cid:commentId w16cid:paraId="433140F9" w16cid:durableId="2647994B"/>
  <w16cid:commentId w16cid:paraId="3C388373" w16cid:durableId="24D79C2B"/>
  <w16cid:commentId w16cid:paraId="22470986" w16cid:durableId="2647994D"/>
  <w16cid:commentId w16cid:paraId="7C436ED2" w16cid:durableId="24D78FC1"/>
  <w16cid:commentId w16cid:paraId="1B4EB1C5" w16cid:durableId="24D790BF"/>
  <w16cid:commentId w16cid:paraId="1729D453" w16cid:durableId="24D790C1"/>
  <w16cid:commentId w16cid:paraId="6B6CA1D0" w16cid:durableId="24D790C4"/>
  <w16cid:commentId w16cid:paraId="1BD877C2" w16cid:durableId="24D79100"/>
  <w16cid:commentId w16cid:paraId="6603B4AD" w16cid:durableId="24D79126"/>
  <w16cid:commentId w16cid:paraId="07C8667B" w16cid:durableId="24D79807"/>
  <w16cid:commentId w16cid:paraId="0F97D708" w16cid:durableId="24D7920E"/>
  <w16cid:commentId w16cid:paraId="46ADD6B4" w16cid:durableId="24D792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6ACAE" w14:textId="77777777" w:rsidR="002047EF" w:rsidRDefault="002047EF">
      <w:pPr>
        <w:spacing w:line="240" w:lineRule="auto"/>
      </w:pPr>
      <w:r>
        <w:separator/>
      </w:r>
    </w:p>
  </w:endnote>
  <w:endnote w:type="continuationSeparator" w:id="0">
    <w:p w14:paraId="71489B84" w14:textId="77777777" w:rsidR="002047EF" w:rsidRDefault="002047EF">
      <w:pPr>
        <w:spacing w:line="240" w:lineRule="auto"/>
      </w:pPr>
      <w:r>
        <w:continuationSeparator/>
      </w:r>
    </w:p>
  </w:endnote>
  <w:endnote w:type="continuationNotice" w:id="1">
    <w:p w14:paraId="00848040" w14:textId="77777777" w:rsidR="002047EF" w:rsidRDefault="002047E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478BE" w14:textId="77777777" w:rsidR="00D24C4C" w:rsidRDefault="00D24C4C">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1A900E5" w14:textId="77777777" w:rsidR="00D24C4C" w:rsidRDefault="00D24C4C">
    <w:pPr>
      <w:spacing w:line="240" w:lineRule="auto"/>
      <w:ind w:left="-2" w:hanging="2"/>
      <w:jc w:val="right"/>
      <w:rPr>
        <w:rFonts w:ascii="Times New Roman" w:eastAsia="Times New Roman" w:hAnsi="Times New Roman" w:cs="Times New Roman"/>
        <w:sz w:val="24"/>
        <w:szCs w:val="24"/>
      </w:rPr>
    </w:pPr>
  </w:p>
  <w:p w14:paraId="6B940C02" w14:textId="77777777" w:rsidR="00D24C4C" w:rsidRDefault="00D24C4C">
    <w:pPr>
      <w:spacing w:line="240" w:lineRule="auto"/>
      <w:rPr>
        <w:rFonts w:ascii="Times New Roman" w:eastAsia="Times New Roman" w:hAnsi="Times New Roman" w:cs="Times New Roman"/>
        <w:sz w:val="24"/>
        <w:szCs w:val="24"/>
      </w:rPr>
    </w:pPr>
  </w:p>
  <w:p w14:paraId="299D991F" w14:textId="77777777" w:rsidR="00D24C4C" w:rsidRDefault="00D24C4C">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1E07FF6C" w14:textId="77777777" w:rsidR="00D24C4C" w:rsidRDefault="00D24C4C">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4AA49" w14:textId="77777777" w:rsidR="002047EF" w:rsidRDefault="002047EF">
      <w:pPr>
        <w:spacing w:line="240" w:lineRule="auto"/>
      </w:pPr>
      <w:r>
        <w:separator/>
      </w:r>
    </w:p>
  </w:footnote>
  <w:footnote w:type="continuationSeparator" w:id="0">
    <w:p w14:paraId="28EBCF57" w14:textId="77777777" w:rsidR="002047EF" w:rsidRDefault="002047EF">
      <w:pPr>
        <w:spacing w:line="240" w:lineRule="auto"/>
      </w:pPr>
      <w:r>
        <w:continuationSeparator/>
      </w:r>
    </w:p>
  </w:footnote>
  <w:footnote w:type="continuationNotice" w:id="1">
    <w:p w14:paraId="6FEBC1BD" w14:textId="77777777" w:rsidR="002047EF" w:rsidRDefault="002047E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97018" w14:textId="77777777" w:rsidR="00D24C4C" w:rsidRDefault="00D24C4C">
    <w:pPr>
      <w:pBdr>
        <w:top w:val="nil"/>
        <w:left w:val="nil"/>
        <w:bottom w:val="nil"/>
        <w:right w:val="nil"/>
        <w:between w:val="nil"/>
      </w:pBdr>
      <w:tabs>
        <w:tab w:val="center" w:pos="4419"/>
        <w:tab w:val="right" w:pos="8838"/>
      </w:tabs>
      <w:spacing w:line="240" w:lineRule="auto"/>
      <w:rPr>
        <w:color w:val="000000"/>
      </w:rPr>
    </w:pPr>
    <w:r>
      <w:rPr>
        <w:noProof/>
        <w:color w:val="000000"/>
        <w:lang w:val="en-US" w:eastAsia="en-US"/>
      </w:rPr>
      <w:drawing>
        <wp:anchor distT="0" distB="0" distL="114300" distR="114300" simplePos="0" relativeHeight="251658240" behindDoc="0" locked="0" layoutInCell="1" hidden="0" allowOverlap="1" wp14:anchorId="77317824" wp14:editId="3FDAFC15">
          <wp:simplePos x="0" y="0"/>
          <wp:positionH relativeFrom="margin">
            <wp:align>center</wp:align>
          </wp:positionH>
          <wp:positionV relativeFrom="page">
            <wp:posOffset>276225</wp:posOffset>
          </wp:positionV>
          <wp:extent cx="629920" cy="588645"/>
          <wp:effectExtent l="0" t="0" r="0" b="0"/>
          <wp:wrapNone/>
          <wp:docPr id="8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170E404F" w14:textId="77777777" w:rsidR="00D24C4C" w:rsidRDefault="00D24C4C">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39F2"/>
    <w:multiLevelType w:val="hybridMultilevel"/>
    <w:tmpl w:val="5838B56E"/>
    <w:lvl w:ilvl="0" w:tplc="BC800E5C">
      <w:start w:val="1"/>
      <w:numFmt w:val="bullet"/>
      <w:lvlText w:val="•"/>
      <w:lvlJc w:val="left"/>
      <w:pPr>
        <w:tabs>
          <w:tab w:val="num" w:pos="720"/>
        </w:tabs>
        <w:ind w:left="720" w:hanging="360"/>
      </w:pPr>
      <w:rPr>
        <w:rFonts w:ascii="Arial" w:hAnsi="Arial" w:hint="default"/>
      </w:rPr>
    </w:lvl>
    <w:lvl w:ilvl="1" w:tplc="21168A6E" w:tentative="1">
      <w:start w:val="1"/>
      <w:numFmt w:val="bullet"/>
      <w:lvlText w:val="•"/>
      <w:lvlJc w:val="left"/>
      <w:pPr>
        <w:tabs>
          <w:tab w:val="num" w:pos="1440"/>
        </w:tabs>
        <w:ind w:left="1440" w:hanging="360"/>
      </w:pPr>
      <w:rPr>
        <w:rFonts w:ascii="Arial" w:hAnsi="Arial" w:hint="default"/>
      </w:rPr>
    </w:lvl>
    <w:lvl w:ilvl="2" w:tplc="21867D90" w:tentative="1">
      <w:start w:val="1"/>
      <w:numFmt w:val="bullet"/>
      <w:lvlText w:val="•"/>
      <w:lvlJc w:val="left"/>
      <w:pPr>
        <w:tabs>
          <w:tab w:val="num" w:pos="2160"/>
        </w:tabs>
        <w:ind w:left="2160" w:hanging="360"/>
      </w:pPr>
      <w:rPr>
        <w:rFonts w:ascii="Arial" w:hAnsi="Arial" w:hint="default"/>
      </w:rPr>
    </w:lvl>
    <w:lvl w:ilvl="3" w:tplc="82C421DA" w:tentative="1">
      <w:start w:val="1"/>
      <w:numFmt w:val="bullet"/>
      <w:lvlText w:val="•"/>
      <w:lvlJc w:val="left"/>
      <w:pPr>
        <w:tabs>
          <w:tab w:val="num" w:pos="2880"/>
        </w:tabs>
        <w:ind w:left="2880" w:hanging="360"/>
      </w:pPr>
      <w:rPr>
        <w:rFonts w:ascii="Arial" w:hAnsi="Arial" w:hint="default"/>
      </w:rPr>
    </w:lvl>
    <w:lvl w:ilvl="4" w:tplc="008C68A4" w:tentative="1">
      <w:start w:val="1"/>
      <w:numFmt w:val="bullet"/>
      <w:lvlText w:val="•"/>
      <w:lvlJc w:val="left"/>
      <w:pPr>
        <w:tabs>
          <w:tab w:val="num" w:pos="3600"/>
        </w:tabs>
        <w:ind w:left="3600" w:hanging="360"/>
      </w:pPr>
      <w:rPr>
        <w:rFonts w:ascii="Arial" w:hAnsi="Arial" w:hint="default"/>
      </w:rPr>
    </w:lvl>
    <w:lvl w:ilvl="5" w:tplc="DC3A3462" w:tentative="1">
      <w:start w:val="1"/>
      <w:numFmt w:val="bullet"/>
      <w:lvlText w:val="•"/>
      <w:lvlJc w:val="left"/>
      <w:pPr>
        <w:tabs>
          <w:tab w:val="num" w:pos="4320"/>
        </w:tabs>
        <w:ind w:left="4320" w:hanging="360"/>
      </w:pPr>
      <w:rPr>
        <w:rFonts w:ascii="Arial" w:hAnsi="Arial" w:hint="default"/>
      </w:rPr>
    </w:lvl>
    <w:lvl w:ilvl="6" w:tplc="22B0072E" w:tentative="1">
      <w:start w:val="1"/>
      <w:numFmt w:val="bullet"/>
      <w:lvlText w:val="•"/>
      <w:lvlJc w:val="left"/>
      <w:pPr>
        <w:tabs>
          <w:tab w:val="num" w:pos="5040"/>
        </w:tabs>
        <w:ind w:left="5040" w:hanging="360"/>
      </w:pPr>
      <w:rPr>
        <w:rFonts w:ascii="Arial" w:hAnsi="Arial" w:hint="default"/>
      </w:rPr>
    </w:lvl>
    <w:lvl w:ilvl="7" w:tplc="DFC647AC" w:tentative="1">
      <w:start w:val="1"/>
      <w:numFmt w:val="bullet"/>
      <w:lvlText w:val="•"/>
      <w:lvlJc w:val="left"/>
      <w:pPr>
        <w:tabs>
          <w:tab w:val="num" w:pos="5760"/>
        </w:tabs>
        <w:ind w:left="5760" w:hanging="360"/>
      </w:pPr>
      <w:rPr>
        <w:rFonts w:ascii="Arial" w:hAnsi="Arial" w:hint="default"/>
      </w:rPr>
    </w:lvl>
    <w:lvl w:ilvl="8" w:tplc="FFF0212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735268"/>
    <w:multiLevelType w:val="multilevel"/>
    <w:tmpl w:val="4A3C4EF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D644C3"/>
    <w:multiLevelType w:val="hybridMultilevel"/>
    <w:tmpl w:val="551C95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0BAB562E"/>
    <w:multiLevelType w:val="hybridMultilevel"/>
    <w:tmpl w:val="C076FF26"/>
    <w:lvl w:ilvl="0" w:tplc="0004D47E">
      <w:start w:val="1"/>
      <w:numFmt w:val="bullet"/>
      <w:lvlText w:val="•"/>
      <w:lvlJc w:val="left"/>
      <w:pPr>
        <w:tabs>
          <w:tab w:val="num" w:pos="720"/>
        </w:tabs>
        <w:ind w:left="720" w:hanging="360"/>
      </w:pPr>
      <w:rPr>
        <w:rFonts w:ascii="Times New Roman" w:hAnsi="Times New Roman" w:hint="default"/>
      </w:rPr>
    </w:lvl>
    <w:lvl w:ilvl="1" w:tplc="9ED254B0" w:tentative="1">
      <w:start w:val="1"/>
      <w:numFmt w:val="bullet"/>
      <w:lvlText w:val="•"/>
      <w:lvlJc w:val="left"/>
      <w:pPr>
        <w:tabs>
          <w:tab w:val="num" w:pos="1440"/>
        </w:tabs>
        <w:ind w:left="1440" w:hanging="360"/>
      </w:pPr>
      <w:rPr>
        <w:rFonts w:ascii="Times New Roman" w:hAnsi="Times New Roman" w:hint="default"/>
      </w:rPr>
    </w:lvl>
    <w:lvl w:ilvl="2" w:tplc="3BA6AEDA" w:tentative="1">
      <w:start w:val="1"/>
      <w:numFmt w:val="bullet"/>
      <w:lvlText w:val="•"/>
      <w:lvlJc w:val="left"/>
      <w:pPr>
        <w:tabs>
          <w:tab w:val="num" w:pos="2160"/>
        </w:tabs>
        <w:ind w:left="2160" w:hanging="360"/>
      </w:pPr>
      <w:rPr>
        <w:rFonts w:ascii="Times New Roman" w:hAnsi="Times New Roman" w:hint="default"/>
      </w:rPr>
    </w:lvl>
    <w:lvl w:ilvl="3" w:tplc="7340BBCA" w:tentative="1">
      <w:start w:val="1"/>
      <w:numFmt w:val="bullet"/>
      <w:lvlText w:val="•"/>
      <w:lvlJc w:val="left"/>
      <w:pPr>
        <w:tabs>
          <w:tab w:val="num" w:pos="2880"/>
        </w:tabs>
        <w:ind w:left="2880" w:hanging="360"/>
      </w:pPr>
      <w:rPr>
        <w:rFonts w:ascii="Times New Roman" w:hAnsi="Times New Roman" w:hint="default"/>
      </w:rPr>
    </w:lvl>
    <w:lvl w:ilvl="4" w:tplc="CB32F894" w:tentative="1">
      <w:start w:val="1"/>
      <w:numFmt w:val="bullet"/>
      <w:lvlText w:val="•"/>
      <w:lvlJc w:val="left"/>
      <w:pPr>
        <w:tabs>
          <w:tab w:val="num" w:pos="3600"/>
        </w:tabs>
        <w:ind w:left="3600" w:hanging="360"/>
      </w:pPr>
      <w:rPr>
        <w:rFonts w:ascii="Times New Roman" w:hAnsi="Times New Roman" w:hint="default"/>
      </w:rPr>
    </w:lvl>
    <w:lvl w:ilvl="5" w:tplc="037E32EE" w:tentative="1">
      <w:start w:val="1"/>
      <w:numFmt w:val="bullet"/>
      <w:lvlText w:val="•"/>
      <w:lvlJc w:val="left"/>
      <w:pPr>
        <w:tabs>
          <w:tab w:val="num" w:pos="4320"/>
        </w:tabs>
        <w:ind w:left="4320" w:hanging="360"/>
      </w:pPr>
      <w:rPr>
        <w:rFonts w:ascii="Times New Roman" w:hAnsi="Times New Roman" w:hint="default"/>
      </w:rPr>
    </w:lvl>
    <w:lvl w:ilvl="6" w:tplc="1D38689C" w:tentative="1">
      <w:start w:val="1"/>
      <w:numFmt w:val="bullet"/>
      <w:lvlText w:val="•"/>
      <w:lvlJc w:val="left"/>
      <w:pPr>
        <w:tabs>
          <w:tab w:val="num" w:pos="5040"/>
        </w:tabs>
        <w:ind w:left="5040" w:hanging="360"/>
      </w:pPr>
      <w:rPr>
        <w:rFonts w:ascii="Times New Roman" w:hAnsi="Times New Roman" w:hint="default"/>
      </w:rPr>
    </w:lvl>
    <w:lvl w:ilvl="7" w:tplc="8C6A528C" w:tentative="1">
      <w:start w:val="1"/>
      <w:numFmt w:val="bullet"/>
      <w:lvlText w:val="•"/>
      <w:lvlJc w:val="left"/>
      <w:pPr>
        <w:tabs>
          <w:tab w:val="num" w:pos="5760"/>
        </w:tabs>
        <w:ind w:left="5760" w:hanging="360"/>
      </w:pPr>
      <w:rPr>
        <w:rFonts w:ascii="Times New Roman" w:hAnsi="Times New Roman" w:hint="default"/>
      </w:rPr>
    </w:lvl>
    <w:lvl w:ilvl="8" w:tplc="59B4BD2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C6D7155"/>
    <w:multiLevelType w:val="hybridMultilevel"/>
    <w:tmpl w:val="0FAC807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5" w15:restartNumberingAfterBreak="0">
    <w:nsid w:val="0D355B5E"/>
    <w:multiLevelType w:val="hybridMultilevel"/>
    <w:tmpl w:val="E98C3A5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EF62E44"/>
    <w:multiLevelType w:val="hybridMultilevel"/>
    <w:tmpl w:val="5EB850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 w15:restartNumberingAfterBreak="0">
    <w:nsid w:val="13B82008"/>
    <w:multiLevelType w:val="hybridMultilevel"/>
    <w:tmpl w:val="3A1EFB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8" w15:restartNumberingAfterBreak="0">
    <w:nsid w:val="1A432EF6"/>
    <w:multiLevelType w:val="hybridMultilevel"/>
    <w:tmpl w:val="AF4A5A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2D2F6A"/>
    <w:multiLevelType w:val="multilevel"/>
    <w:tmpl w:val="612A0A6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1D3E1497"/>
    <w:multiLevelType w:val="multilevel"/>
    <w:tmpl w:val="4C6E9A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2275949"/>
    <w:multiLevelType w:val="hybridMultilevel"/>
    <w:tmpl w:val="2DA6C1AA"/>
    <w:lvl w:ilvl="0" w:tplc="42E01DCA">
      <w:start w:val="1"/>
      <w:numFmt w:val="bullet"/>
      <w:lvlText w:val="•"/>
      <w:lvlJc w:val="left"/>
      <w:pPr>
        <w:tabs>
          <w:tab w:val="num" w:pos="720"/>
        </w:tabs>
        <w:ind w:left="720" w:hanging="360"/>
      </w:pPr>
      <w:rPr>
        <w:rFonts w:ascii="Times New Roman" w:hAnsi="Times New Roman" w:hint="default"/>
      </w:rPr>
    </w:lvl>
    <w:lvl w:ilvl="1" w:tplc="2CD65E44" w:tentative="1">
      <w:start w:val="1"/>
      <w:numFmt w:val="bullet"/>
      <w:lvlText w:val="•"/>
      <w:lvlJc w:val="left"/>
      <w:pPr>
        <w:tabs>
          <w:tab w:val="num" w:pos="1440"/>
        </w:tabs>
        <w:ind w:left="1440" w:hanging="360"/>
      </w:pPr>
      <w:rPr>
        <w:rFonts w:ascii="Times New Roman" w:hAnsi="Times New Roman" w:hint="default"/>
      </w:rPr>
    </w:lvl>
    <w:lvl w:ilvl="2" w:tplc="D0200746" w:tentative="1">
      <w:start w:val="1"/>
      <w:numFmt w:val="bullet"/>
      <w:lvlText w:val="•"/>
      <w:lvlJc w:val="left"/>
      <w:pPr>
        <w:tabs>
          <w:tab w:val="num" w:pos="2160"/>
        </w:tabs>
        <w:ind w:left="2160" w:hanging="360"/>
      </w:pPr>
      <w:rPr>
        <w:rFonts w:ascii="Times New Roman" w:hAnsi="Times New Roman" w:hint="default"/>
      </w:rPr>
    </w:lvl>
    <w:lvl w:ilvl="3" w:tplc="606EE0AA" w:tentative="1">
      <w:start w:val="1"/>
      <w:numFmt w:val="bullet"/>
      <w:lvlText w:val="•"/>
      <w:lvlJc w:val="left"/>
      <w:pPr>
        <w:tabs>
          <w:tab w:val="num" w:pos="2880"/>
        </w:tabs>
        <w:ind w:left="2880" w:hanging="360"/>
      </w:pPr>
      <w:rPr>
        <w:rFonts w:ascii="Times New Roman" w:hAnsi="Times New Roman" w:hint="default"/>
      </w:rPr>
    </w:lvl>
    <w:lvl w:ilvl="4" w:tplc="9FC4C2AE" w:tentative="1">
      <w:start w:val="1"/>
      <w:numFmt w:val="bullet"/>
      <w:lvlText w:val="•"/>
      <w:lvlJc w:val="left"/>
      <w:pPr>
        <w:tabs>
          <w:tab w:val="num" w:pos="3600"/>
        </w:tabs>
        <w:ind w:left="3600" w:hanging="360"/>
      </w:pPr>
      <w:rPr>
        <w:rFonts w:ascii="Times New Roman" w:hAnsi="Times New Roman" w:hint="default"/>
      </w:rPr>
    </w:lvl>
    <w:lvl w:ilvl="5" w:tplc="2410C5B6" w:tentative="1">
      <w:start w:val="1"/>
      <w:numFmt w:val="bullet"/>
      <w:lvlText w:val="•"/>
      <w:lvlJc w:val="left"/>
      <w:pPr>
        <w:tabs>
          <w:tab w:val="num" w:pos="4320"/>
        </w:tabs>
        <w:ind w:left="4320" w:hanging="360"/>
      </w:pPr>
      <w:rPr>
        <w:rFonts w:ascii="Times New Roman" w:hAnsi="Times New Roman" w:hint="default"/>
      </w:rPr>
    </w:lvl>
    <w:lvl w:ilvl="6" w:tplc="5B94C530" w:tentative="1">
      <w:start w:val="1"/>
      <w:numFmt w:val="bullet"/>
      <w:lvlText w:val="•"/>
      <w:lvlJc w:val="left"/>
      <w:pPr>
        <w:tabs>
          <w:tab w:val="num" w:pos="5040"/>
        </w:tabs>
        <w:ind w:left="5040" w:hanging="360"/>
      </w:pPr>
      <w:rPr>
        <w:rFonts w:ascii="Times New Roman" w:hAnsi="Times New Roman" w:hint="default"/>
      </w:rPr>
    </w:lvl>
    <w:lvl w:ilvl="7" w:tplc="642A18CC" w:tentative="1">
      <w:start w:val="1"/>
      <w:numFmt w:val="bullet"/>
      <w:lvlText w:val="•"/>
      <w:lvlJc w:val="left"/>
      <w:pPr>
        <w:tabs>
          <w:tab w:val="num" w:pos="5760"/>
        </w:tabs>
        <w:ind w:left="5760" w:hanging="360"/>
      </w:pPr>
      <w:rPr>
        <w:rFonts w:ascii="Times New Roman" w:hAnsi="Times New Roman" w:hint="default"/>
      </w:rPr>
    </w:lvl>
    <w:lvl w:ilvl="8" w:tplc="C5F617B6"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40D2EC0"/>
    <w:multiLevelType w:val="hybridMultilevel"/>
    <w:tmpl w:val="6BE6C2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58E699B"/>
    <w:multiLevelType w:val="hybridMultilevel"/>
    <w:tmpl w:val="4C76A894"/>
    <w:lvl w:ilvl="0" w:tplc="BDD2D1FA">
      <w:start w:val="1"/>
      <w:numFmt w:val="bullet"/>
      <w:lvlText w:val="•"/>
      <w:lvlJc w:val="left"/>
      <w:pPr>
        <w:tabs>
          <w:tab w:val="num" w:pos="720"/>
        </w:tabs>
        <w:ind w:left="720" w:hanging="360"/>
      </w:pPr>
      <w:rPr>
        <w:rFonts w:ascii="Arial" w:hAnsi="Arial" w:hint="default"/>
      </w:rPr>
    </w:lvl>
    <w:lvl w:ilvl="1" w:tplc="E00E3AA0" w:tentative="1">
      <w:start w:val="1"/>
      <w:numFmt w:val="bullet"/>
      <w:lvlText w:val="•"/>
      <w:lvlJc w:val="left"/>
      <w:pPr>
        <w:tabs>
          <w:tab w:val="num" w:pos="1440"/>
        </w:tabs>
        <w:ind w:left="1440" w:hanging="360"/>
      </w:pPr>
      <w:rPr>
        <w:rFonts w:ascii="Arial" w:hAnsi="Arial" w:hint="default"/>
      </w:rPr>
    </w:lvl>
    <w:lvl w:ilvl="2" w:tplc="792ABE54" w:tentative="1">
      <w:start w:val="1"/>
      <w:numFmt w:val="bullet"/>
      <w:lvlText w:val="•"/>
      <w:lvlJc w:val="left"/>
      <w:pPr>
        <w:tabs>
          <w:tab w:val="num" w:pos="2160"/>
        </w:tabs>
        <w:ind w:left="2160" w:hanging="360"/>
      </w:pPr>
      <w:rPr>
        <w:rFonts w:ascii="Arial" w:hAnsi="Arial" w:hint="default"/>
      </w:rPr>
    </w:lvl>
    <w:lvl w:ilvl="3" w:tplc="0F96701C" w:tentative="1">
      <w:start w:val="1"/>
      <w:numFmt w:val="bullet"/>
      <w:lvlText w:val="•"/>
      <w:lvlJc w:val="left"/>
      <w:pPr>
        <w:tabs>
          <w:tab w:val="num" w:pos="2880"/>
        </w:tabs>
        <w:ind w:left="2880" w:hanging="360"/>
      </w:pPr>
      <w:rPr>
        <w:rFonts w:ascii="Arial" w:hAnsi="Arial" w:hint="default"/>
      </w:rPr>
    </w:lvl>
    <w:lvl w:ilvl="4" w:tplc="630072CE" w:tentative="1">
      <w:start w:val="1"/>
      <w:numFmt w:val="bullet"/>
      <w:lvlText w:val="•"/>
      <w:lvlJc w:val="left"/>
      <w:pPr>
        <w:tabs>
          <w:tab w:val="num" w:pos="3600"/>
        </w:tabs>
        <w:ind w:left="3600" w:hanging="360"/>
      </w:pPr>
      <w:rPr>
        <w:rFonts w:ascii="Arial" w:hAnsi="Arial" w:hint="default"/>
      </w:rPr>
    </w:lvl>
    <w:lvl w:ilvl="5" w:tplc="EA4E3490" w:tentative="1">
      <w:start w:val="1"/>
      <w:numFmt w:val="bullet"/>
      <w:lvlText w:val="•"/>
      <w:lvlJc w:val="left"/>
      <w:pPr>
        <w:tabs>
          <w:tab w:val="num" w:pos="4320"/>
        </w:tabs>
        <w:ind w:left="4320" w:hanging="360"/>
      </w:pPr>
      <w:rPr>
        <w:rFonts w:ascii="Arial" w:hAnsi="Arial" w:hint="default"/>
      </w:rPr>
    </w:lvl>
    <w:lvl w:ilvl="6" w:tplc="EB884458" w:tentative="1">
      <w:start w:val="1"/>
      <w:numFmt w:val="bullet"/>
      <w:lvlText w:val="•"/>
      <w:lvlJc w:val="left"/>
      <w:pPr>
        <w:tabs>
          <w:tab w:val="num" w:pos="5040"/>
        </w:tabs>
        <w:ind w:left="5040" w:hanging="360"/>
      </w:pPr>
      <w:rPr>
        <w:rFonts w:ascii="Arial" w:hAnsi="Arial" w:hint="default"/>
      </w:rPr>
    </w:lvl>
    <w:lvl w:ilvl="7" w:tplc="38CC432E" w:tentative="1">
      <w:start w:val="1"/>
      <w:numFmt w:val="bullet"/>
      <w:lvlText w:val="•"/>
      <w:lvlJc w:val="left"/>
      <w:pPr>
        <w:tabs>
          <w:tab w:val="num" w:pos="5760"/>
        </w:tabs>
        <w:ind w:left="5760" w:hanging="360"/>
      </w:pPr>
      <w:rPr>
        <w:rFonts w:ascii="Arial" w:hAnsi="Arial" w:hint="default"/>
      </w:rPr>
    </w:lvl>
    <w:lvl w:ilvl="8" w:tplc="BD7E327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73A1095"/>
    <w:multiLevelType w:val="hybridMultilevel"/>
    <w:tmpl w:val="9DB6F7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5" w15:restartNumberingAfterBreak="0">
    <w:nsid w:val="288663C6"/>
    <w:multiLevelType w:val="hybridMultilevel"/>
    <w:tmpl w:val="CB4A4D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EC26A07"/>
    <w:multiLevelType w:val="hybridMultilevel"/>
    <w:tmpl w:val="A72853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0CE5DBD"/>
    <w:multiLevelType w:val="multilevel"/>
    <w:tmpl w:val="EE54B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5E50E2"/>
    <w:multiLevelType w:val="hybridMultilevel"/>
    <w:tmpl w:val="4AC84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31543FC"/>
    <w:multiLevelType w:val="hybridMultilevel"/>
    <w:tmpl w:val="94E6DFCC"/>
    <w:lvl w:ilvl="0" w:tplc="36641328">
      <w:start w:val="1"/>
      <w:numFmt w:val="bullet"/>
      <w:lvlText w:val="•"/>
      <w:lvlJc w:val="left"/>
      <w:pPr>
        <w:tabs>
          <w:tab w:val="num" w:pos="720"/>
        </w:tabs>
        <w:ind w:left="720" w:hanging="360"/>
      </w:pPr>
      <w:rPr>
        <w:rFonts w:ascii="Arial" w:hAnsi="Arial" w:hint="default"/>
      </w:rPr>
    </w:lvl>
    <w:lvl w:ilvl="1" w:tplc="465EDAE2" w:tentative="1">
      <w:start w:val="1"/>
      <w:numFmt w:val="bullet"/>
      <w:lvlText w:val="•"/>
      <w:lvlJc w:val="left"/>
      <w:pPr>
        <w:tabs>
          <w:tab w:val="num" w:pos="1440"/>
        </w:tabs>
        <w:ind w:left="1440" w:hanging="360"/>
      </w:pPr>
      <w:rPr>
        <w:rFonts w:ascii="Arial" w:hAnsi="Arial" w:hint="default"/>
      </w:rPr>
    </w:lvl>
    <w:lvl w:ilvl="2" w:tplc="D100839C" w:tentative="1">
      <w:start w:val="1"/>
      <w:numFmt w:val="bullet"/>
      <w:lvlText w:val="•"/>
      <w:lvlJc w:val="left"/>
      <w:pPr>
        <w:tabs>
          <w:tab w:val="num" w:pos="2160"/>
        </w:tabs>
        <w:ind w:left="2160" w:hanging="360"/>
      </w:pPr>
      <w:rPr>
        <w:rFonts w:ascii="Arial" w:hAnsi="Arial" w:hint="default"/>
      </w:rPr>
    </w:lvl>
    <w:lvl w:ilvl="3" w:tplc="90465DD0" w:tentative="1">
      <w:start w:val="1"/>
      <w:numFmt w:val="bullet"/>
      <w:lvlText w:val="•"/>
      <w:lvlJc w:val="left"/>
      <w:pPr>
        <w:tabs>
          <w:tab w:val="num" w:pos="2880"/>
        </w:tabs>
        <w:ind w:left="2880" w:hanging="360"/>
      </w:pPr>
      <w:rPr>
        <w:rFonts w:ascii="Arial" w:hAnsi="Arial" w:hint="default"/>
      </w:rPr>
    </w:lvl>
    <w:lvl w:ilvl="4" w:tplc="6C7A1CA6" w:tentative="1">
      <w:start w:val="1"/>
      <w:numFmt w:val="bullet"/>
      <w:lvlText w:val="•"/>
      <w:lvlJc w:val="left"/>
      <w:pPr>
        <w:tabs>
          <w:tab w:val="num" w:pos="3600"/>
        </w:tabs>
        <w:ind w:left="3600" w:hanging="360"/>
      </w:pPr>
      <w:rPr>
        <w:rFonts w:ascii="Arial" w:hAnsi="Arial" w:hint="default"/>
      </w:rPr>
    </w:lvl>
    <w:lvl w:ilvl="5" w:tplc="8EA0362A" w:tentative="1">
      <w:start w:val="1"/>
      <w:numFmt w:val="bullet"/>
      <w:lvlText w:val="•"/>
      <w:lvlJc w:val="left"/>
      <w:pPr>
        <w:tabs>
          <w:tab w:val="num" w:pos="4320"/>
        </w:tabs>
        <w:ind w:left="4320" w:hanging="360"/>
      </w:pPr>
      <w:rPr>
        <w:rFonts w:ascii="Arial" w:hAnsi="Arial" w:hint="default"/>
      </w:rPr>
    </w:lvl>
    <w:lvl w:ilvl="6" w:tplc="3EC46F56" w:tentative="1">
      <w:start w:val="1"/>
      <w:numFmt w:val="bullet"/>
      <w:lvlText w:val="•"/>
      <w:lvlJc w:val="left"/>
      <w:pPr>
        <w:tabs>
          <w:tab w:val="num" w:pos="5040"/>
        </w:tabs>
        <w:ind w:left="5040" w:hanging="360"/>
      </w:pPr>
      <w:rPr>
        <w:rFonts w:ascii="Arial" w:hAnsi="Arial" w:hint="default"/>
      </w:rPr>
    </w:lvl>
    <w:lvl w:ilvl="7" w:tplc="C07251BA" w:tentative="1">
      <w:start w:val="1"/>
      <w:numFmt w:val="bullet"/>
      <w:lvlText w:val="•"/>
      <w:lvlJc w:val="left"/>
      <w:pPr>
        <w:tabs>
          <w:tab w:val="num" w:pos="5760"/>
        </w:tabs>
        <w:ind w:left="5760" w:hanging="360"/>
      </w:pPr>
      <w:rPr>
        <w:rFonts w:ascii="Arial" w:hAnsi="Arial" w:hint="default"/>
      </w:rPr>
    </w:lvl>
    <w:lvl w:ilvl="8" w:tplc="E7D6AB1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5E6576B"/>
    <w:multiLevelType w:val="hybridMultilevel"/>
    <w:tmpl w:val="BD6C8798"/>
    <w:lvl w:ilvl="0" w:tplc="70AAA078">
      <w:start w:val="1"/>
      <w:numFmt w:val="bullet"/>
      <w:lvlText w:val="•"/>
      <w:lvlJc w:val="left"/>
      <w:pPr>
        <w:tabs>
          <w:tab w:val="num" w:pos="720"/>
        </w:tabs>
        <w:ind w:left="720" w:hanging="360"/>
      </w:pPr>
      <w:rPr>
        <w:rFonts w:ascii="Times New Roman" w:hAnsi="Times New Roman" w:hint="default"/>
      </w:rPr>
    </w:lvl>
    <w:lvl w:ilvl="1" w:tplc="A93858A4" w:tentative="1">
      <w:start w:val="1"/>
      <w:numFmt w:val="bullet"/>
      <w:lvlText w:val="•"/>
      <w:lvlJc w:val="left"/>
      <w:pPr>
        <w:tabs>
          <w:tab w:val="num" w:pos="1440"/>
        </w:tabs>
        <w:ind w:left="1440" w:hanging="360"/>
      </w:pPr>
      <w:rPr>
        <w:rFonts w:ascii="Times New Roman" w:hAnsi="Times New Roman" w:hint="default"/>
      </w:rPr>
    </w:lvl>
    <w:lvl w:ilvl="2" w:tplc="E0CEE604" w:tentative="1">
      <w:start w:val="1"/>
      <w:numFmt w:val="bullet"/>
      <w:lvlText w:val="•"/>
      <w:lvlJc w:val="left"/>
      <w:pPr>
        <w:tabs>
          <w:tab w:val="num" w:pos="2160"/>
        </w:tabs>
        <w:ind w:left="2160" w:hanging="360"/>
      </w:pPr>
      <w:rPr>
        <w:rFonts w:ascii="Times New Roman" w:hAnsi="Times New Roman" w:hint="default"/>
      </w:rPr>
    </w:lvl>
    <w:lvl w:ilvl="3" w:tplc="D6A8ADB8" w:tentative="1">
      <w:start w:val="1"/>
      <w:numFmt w:val="bullet"/>
      <w:lvlText w:val="•"/>
      <w:lvlJc w:val="left"/>
      <w:pPr>
        <w:tabs>
          <w:tab w:val="num" w:pos="2880"/>
        </w:tabs>
        <w:ind w:left="2880" w:hanging="360"/>
      </w:pPr>
      <w:rPr>
        <w:rFonts w:ascii="Times New Roman" w:hAnsi="Times New Roman" w:hint="default"/>
      </w:rPr>
    </w:lvl>
    <w:lvl w:ilvl="4" w:tplc="0576BCC6" w:tentative="1">
      <w:start w:val="1"/>
      <w:numFmt w:val="bullet"/>
      <w:lvlText w:val="•"/>
      <w:lvlJc w:val="left"/>
      <w:pPr>
        <w:tabs>
          <w:tab w:val="num" w:pos="3600"/>
        </w:tabs>
        <w:ind w:left="3600" w:hanging="360"/>
      </w:pPr>
      <w:rPr>
        <w:rFonts w:ascii="Times New Roman" w:hAnsi="Times New Roman" w:hint="default"/>
      </w:rPr>
    </w:lvl>
    <w:lvl w:ilvl="5" w:tplc="8C7E5560" w:tentative="1">
      <w:start w:val="1"/>
      <w:numFmt w:val="bullet"/>
      <w:lvlText w:val="•"/>
      <w:lvlJc w:val="left"/>
      <w:pPr>
        <w:tabs>
          <w:tab w:val="num" w:pos="4320"/>
        </w:tabs>
        <w:ind w:left="4320" w:hanging="360"/>
      </w:pPr>
      <w:rPr>
        <w:rFonts w:ascii="Times New Roman" w:hAnsi="Times New Roman" w:hint="default"/>
      </w:rPr>
    </w:lvl>
    <w:lvl w:ilvl="6" w:tplc="B3822380" w:tentative="1">
      <w:start w:val="1"/>
      <w:numFmt w:val="bullet"/>
      <w:lvlText w:val="•"/>
      <w:lvlJc w:val="left"/>
      <w:pPr>
        <w:tabs>
          <w:tab w:val="num" w:pos="5040"/>
        </w:tabs>
        <w:ind w:left="5040" w:hanging="360"/>
      </w:pPr>
      <w:rPr>
        <w:rFonts w:ascii="Times New Roman" w:hAnsi="Times New Roman" w:hint="default"/>
      </w:rPr>
    </w:lvl>
    <w:lvl w:ilvl="7" w:tplc="6FCA0930" w:tentative="1">
      <w:start w:val="1"/>
      <w:numFmt w:val="bullet"/>
      <w:lvlText w:val="•"/>
      <w:lvlJc w:val="left"/>
      <w:pPr>
        <w:tabs>
          <w:tab w:val="num" w:pos="5760"/>
        </w:tabs>
        <w:ind w:left="5760" w:hanging="360"/>
      </w:pPr>
      <w:rPr>
        <w:rFonts w:ascii="Times New Roman" w:hAnsi="Times New Roman" w:hint="default"/>
      </w:rPr>
    </w:lvl>
    <w:lvl w:ilvl="8" w:tplc="ED1CD066"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DA9056C"/>
    <w:multiLevelType w:val="hybridMultilevel"/>
    <w:tmpl w:val="5622A86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15:restartNumberingAfterBreak="0">
    <w:nsid w:val="57D4213A"/>
    <w:multiLevelType w:val="multilevel"/>
    <w:tmpl w:val="A7FE3E1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C754795"/>
    <w:multiLevelType w:val="hybridMultilevel"/>
    <w:tmpl w:val="BFA6BA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70D326C"/>
    <w:multiLevelType w:val="hybridMultilevel"/>
    <w:tmpl w:val="10DE9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3AB2B88"/>
    <w:multiLevelType w:val="hybridMultilevel"/>
    <w:tmpl w:val="8132F9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D66134F"/>
    <w:multiLevelType w:val="multilevel"/>
    <w:tmpl w:val="E2626D1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abstractNumId w:val="26"/>
  </w:num>
  <w:num w:numId="2">
    <w:abstractNumId w:val="22"/>
  </w:num>
  <w:num w:numId="3">
    <w:abstractNumId w:val="9"/>
  </w:num>
  <w:num w:numId="4">
    <w:abstractNumId w:val="1"/>
  </w:num>
  <w:num w:numId="5">
    <w:abstractNumId w:val="10"/>
  </w:num>
  <w:num w:numId="6">
    <w:abstractNumId w:val="15"/>
  </w:num>
  <w:num w:numId="7">
    <w:abstractNumId w:val="11"/>
  </w:num>
  <w:num w:numId="8">
    <w:abstractNumId w:val="20"/>
  </w:num>
  <w:num w:numId="9">
    <w:abstractNumId w:val="3"/>
  </w:num>
  <w:num w:numId="10">
    <w:abstractNumId w:val="25"/>
  </w:num>
  <w:num w:numId="11">
    <w:abstractNumId w:val="17"/>
  </w:num>
  <w:num w:numId="12">
    <w:abstractNumId w:val="23"/>
  </w:num>
  <w:num w:numId="13">
    <w:abstractNumId w:val="5"/>
  </w:num>
  <w:num w:numId="14">
    <w:abstractNumId w:val="12"/>
  </w:num>
  <w:num w:numId="15">
    <w:abstractNumId w:val="16"/>
  </w:num>
  <w:num w:numId="16">
    <w:abstractNumId w:val="6"/>
  </w:num>
  <w:num w:numId="17">
    <w:abstractNumId w:val="21"/>
  </w:num>
  <w:num w:numId="18">
    <w:abstractNumId w:val="4"/>
  </w:num>
  <w:num w:numId="19">
    <w:abstractNumId w:val="8"/>
  </w:num>
  <w:num w:numId="20">
    <w:abstractNumId w:val="14"/>
  </w:num>
  <w:num w:numId="21">
    <w:abstractNumId w:val="7"/>
  </w:num>
  <w:num w:numId="22">
    <w:abstractNumId w:val="2"/>
  </w:num>
  <w:num w:numId="23">
    <w:abstractNumId w:val="19"/>
  </w:num>
  <w:num w:numId="24">
    <w:abstractNumId w:val="0"/>
  </w:num>
  <w:num w:numId="25">
    <w:abstractNumId w:val="13"/>
  </w:num>
  <w:num w:numId="26">
    <w:abstractNumId w:val="6"/>
  </w:num>
  <w:num w:numId="27">
    <w:abstractNumId w:val="4"/>
  </w:num>
  <w:num w:numId="28">
    <w:abstractNumId w:val="8"/>
  </w:num>
  <w:num w:numId="29">
    <w:abstractNumId w:val="14"/>
  </w:num>
  <w:num w:numId="30">
    <w:abstractNumId w:val="7"/>
  </w:num>
  <w:num w:numId="31">
    <w:abstractNumId w:val="2"/>
  </w:num>
  <w:num w:numId="32">
    <w:abstractNumId w:val="24"/>
  </w:num>
  <w:num w:numId="33">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HON JAIRO RODRIGUEZ PEREZ">
    <w15:presenceInfo w15:providerId="None" w15:userId="JHON JAIRO RODRIGUEZ PEREZ"/>
  </w15:person>
  <w15:person w15:author="Gustavo Santis Mancipe">
    <w15:presenceInfo w15:providerId="None" w15:userId="Gustavo Santis Mancipe"/>
  </w15:person>
  <w15:person w15:author="Gustavo Santis Mancipe [2]">
    <w15:presenceInfo w15:providerId="Windows Live" w15:userId="4b2128b618a0e0f7"/>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defaultTabStop w:val="720"/>
  <w:hyphenationZone w:val="425"/>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744"/>
    <w:rsid w:val="0000373C"/>
    <w:rsid w:val="00004570"/>
    <w:rsid w:val="00004FFE"/>
    <w:rsid w:val="000069DC"/>
    <w:rsid w:val="000069FB"/>
    <w:rsid w:val="00016855"/>
    <w:rsid w:val="00020A99"/>
    <w:rsid w:val="0002459A"/>
    <w:rsid w:val="00025E66"/>
    <w:rsid w:val="00027D79"/>
    <w:rsid w:val="00030588"/>
    <w:rsid w:val="00031D86"/>
    <w:rsid w:val="00032E43"/>
    <w:rsid w:val="0003442D"/>
    <w:rsid w:val="00035022"/>
    <w:rsid w:val="000528BA"/>
    <w:rsid w:val="00053E28"/>
    <w:rsid w:val="0005484B"/>
    <w:rsid w:val="00054AF2"/>
    <w:rsid w:val="00055FB8"/>
    <w:rsid w:val="00057D83"/>
    <w:rsid w:val="00062371"/>
    <w:rsid w:val="0006400E"/>
    <w:rsid w:val="0006531B"/>
    <w:rsid w:val="00065C7A"/>
    <w:rsid w:val="000665F8"/>
    <w:rsid w:val="000714A4"/>
    <w:rsid w:val="00075B08"/>
    <w:rsid w:val="00075B45"/>
    <w:rsid w:val="00077967"/>
    <w:rsid w:val="000831C2"/>
    <w:rsid w:val="000913C2"/>
    <w:rsid w:val="000918C7"/>
    <w:rsid w:val="00092957"/>
    <w:rsid w:val="000A3238"/>
    <w:rsid w:val="000A3BD0"/>
    <w:rsid w:val="000A3CE6"/>
    <w:rsid w:val="000A743D"/>
    <w:rsid w:val="000B0897"/>
    <w:rsid w:val="000B1703"/>
    <w:rsid w:val="000B2367"/>
    <w:rsid w:val="000B53B8"/>
    <w:rsid w:val="000B6A64"/>
    <w:rsid w:val="000C01C9"/>
    <w:rsid w:val="000C021A"/>
    <w:rsid w:val="000C3F08"/>
    <w:rsid w:val="000C4050"/>
    <w:rsid w:val="000D148D"/>
    <w:rsid w:val="000D2E5A"/>
    <w:rsid w:val="000D4F57"/>
    <w:rsid w:val="000D6000"/>
    <w:rsid w:val="000D7610"/>
    <w:rsid w:val="000E00CC"/>
    <w:rsid w:val="000E0A67"/>
    <w:rsid w:val="000E3BCC"/>
    <w:rsid w:val="000E5515"/>
    <w:rsid w:val="000E6439"/>
    <w:rsid w:val="000E74C4"/>
    <w:rsid w:val="000E779B"/>
    <w:rsid w:val="000F06A6"/>
    <w:rsid w:val="000F0C4F"/>
    <w:rsid w:val="000F499E"/>
    <w:rsid w:val="00102F19"/>
    <w:rsid w:val="001031B7"/>
    <w:rsid w:val="001071B5"/>
    <w:rsid w:val="00110999"/>
    <w:rsid w:val="001115E0"/>
    <w:rsid w:val="0011432C"/>
    <w:rsid w:val="001145BC"/>
    <w:rsid w:val="001157EC"/>
    <w:rsid w:val="00126548"/>
    <w:rsid w:val="001268C7"/>
    <w:rsid w:val="00127FED"/>
    <w:rsid w:val="00130A75"/>
    <w:rsid w:val="0013131B"/>
    <w:rsid w:val="00132E9C"/>
    <w:rsid w:val="00133A64"/>
    <w:rsid w:val="00135D65"/>
    <w:rsid w:val="0014393F"/>
    <w:rsid w:val="00144EEF"/>
    <w:rsid w:val="00145B2A"/>
    <w:rsid w:val="001528B2"/>
    <w:rsid w:val="00155209"/>
    <w:rsid w:val="00160569"/>
    <w:rsid w:val="00161465"/>
    <w:rsid w:val="00161580"/>
    <w:rsid w:val="00163CB2"/>
    <w:rsid w:val="00163E40"/>
    <w:rsid w:val="00165AF3"/>
    <w:rsid w:val="001664B7"/>
    <w:rsid w:val="00167406"/>
    <w:rsid w:val="001676DA"/>
    <w:rsid w:val="00170431"/>
    <w:rsid w:val="0017296A"/>
    <w:rsid w:val="00180B16"/>
    <w:rsid w:val="00181299"/>
    <w:rsid w:val="001814B5"/>
    <w:rsid w:val="00182C48"/>
    <w:rsid w:val="00183911"/>
    <w:rsid w:val="00183FD4"/>
    <w:rsid w:val="00185330"/>
    <w:rsid w:val="00190466"/>
    <w:rsid w:val="00191187"/>
    <w:rsid w:val="001924DD"/>
    <w:rsid w:val="00194187"/>
    <w:rsid w:val="00195C36"/>
    <w:rsid w:val="00196178"/>
    <w:rsid w:val="001A0408"/>
    <w:rsid w:val="001A4E8F"/>
    <w:rsid w:val="001A73BC"/>
    <w:rsid w:val="001B07A2"/>
    <w:rsid w:val="001B3034"/>
    <w:rsid w:val="001B6287"/>
    <w:rsid w:val="001B635C"/>
    <w:rsid w:val="001C00D1"/>
    <w:rsid w:val="001C206B"/>
    <w:rsid w:val="001C2369"/>
    <w:rsid w:val="001C51E4"/>
    <w:rsid w:val="001C587F"/>
    <w:rsid w:val="001C6E94"/>
    <w:rsid w:val="001C72FC"/>
    <w:rsid w:val="001C7744"/>
    <w:rsid w:val="001D4284"/>
    <w:rsid w:val="001D48E4"/>
    <w:rsid w:val="001D6238"/>
    <w:rsid w:val="001D6FCA"/>
    <w:rsid w:val="001E4A80"/>
    <w:rsid w:val="001E4C80"/>
    <w:rsid w:val="001F1F00"/>
    <w:rsid w:val="001F6175"/>
    <w:rsid w:val="001F7207"/>
    <w:rsid w:val="00201E47"/>
    <w:rsid w:val="00201FD2"/>
    <w:rsid w:val="002027E7"/>
    <w:rsid w:val="00204144"/>
    <w:rsid w:val="002047EF"/>
    <w:rsid w:val="00205754"/>
    <w:rsid w:val="00210B46"/>
    <w:rsid w:val="002124AF"/>
    <w:rsid w:val="00213538"/>
    <w:rsid w:val="00215D01"/>
    <w:rsid w:val="0021757A"/>
    <w:rsid w:val="00226B4E"/>
    <w:rsid w:val="002278E3"/>
    <w:rsid w:val="00231BEF"/>
    <w:rsid w:val="0023229B"/>
    <w:rsid w:val="00234D57"/>
    <w:rsid w:val="002374F0"/>
    <w:rsid w:val="002408A2"/>
    <w:rsid w:val="002435B7"/>
    <w:rsid w:val="00244785"/>
    <w:rsid w:val="00244A8A"/>
    <w:rsid w:val="0024508E"/>
    <w:rsid w:val="002454F6"/>
    <w:rsid w:val="002463CD"/>
    <w:rsid w:val="00251D12"/>
    <w:rsid w:val="002536FE"/>
    <w:rsid w:val="00256994"/>
    <w:rsid w:val="0027344B"/>
    <w:rsid w:val="00273FA3"/>
    <w:rsid w:val="002743E6"/>
    <w:rsid w:val="0027458B"/>
    <w:rsid w:val="00275B26"/>
    <w:rsid w:val="00276832"/>
    <w:rsid w:val="00276D0D"/>
    <w:rsid w:val="00282CD8"/>
    <w:rsid w:val="002848EB"/>
    <w:rsid w:val="002849C5"/>
    <w:rsid w:val="00285464"/>
    <w:rsid w:val="002855DA"/>
    <w:rsid w:val="00286995"/>
    <w:rsid w:val="002A63A0"/>
    <w:rsid w:val="002A69C2"/>
    <w:rsid w:val="002A7309"/>
    <w:rsid w:val="002B1CC8"/>
    <w:rsid w:val="002B2B54"/>
    <w:rsid w:val="002B2DE3"/>
    <w:rsid w:val="002B2E58"/>
    <w:rsid w:val="002B36C2"/>
    <w:rsid w:val="002B681E"/>
    <w:rsid w:val="002B6C98"/>
    <w:rsid w:val="002C4062"/>
    <w:rsid w:val="002C49C0"/>
    <w:rsid w:val="002C4ECB"/>
    <w:rsid w:val="002D0709"/>
    <w:rsid w:val="002D0CC7"/>
    <w:rsid w:val="002D0F48"/>
    <w:rsid w:val="002D2C04"/>
    <w:rsid w:val="002D64D1"/>
    <w:rsid w:val="002D71F9"/>
    <w:rsid w:val="002D7E1F"/>
    <w:rsid w:val="002E00FB"/>
    <w:rsid w:val="002E0407"/>
    <w:rsid w:val="002E128C"/>
    <w:rsid w:val="002E26AE"/>
    <w:rsid w:val="002E26B9"/>
    <w:rsid w:val="002E3F20"/>
    <w:rsid w:val="002E7660"/>
    <w:rsid w:val="002F120B"/>
    <w:rsid w:val="002F291D"/>
    <w:rsid w:val="002F576B"/>
    <w:rsid w:val="002F6E2E"/>
    <w:rsid w:val="00304C87"/>
    <w:rsid w:val="00305A31"/>
    <w:rsid w:val="00305E8B"/>
    <w:rsid w:val="003161BD"/>
    <w:rsid w:val="00317CDC"/>
    <w:rsid w:val="00332AE3"/>
    <w:rsid w:val="003337FD"/>
    <w:rsid w:val="003345B1"/>
    <w:rsid w:val="00334FB6"/>
    <w:rsid w:val="00337BBC"/>
    <w:rsid w:val="003416A1"/>
    <w:rsid w:val="00341AAC"/>
    <w:rsid w:val="003428ED"/>
    <w:rsid w:val="0034322B"/>
    <w:rsid w:val="003444C1"/>
    <w:rsid w:val="003445D3"/>
    <w:rsid w:val="00347888"/>
    <w:rsid w:val="00351858"/>
    <w:rsid w:val="0035440E"/>
    <w:rsid w:val="00354B9F"/>
    <w:rsid w:val="00355F0D"/>
    <w:rsid w:val="0035728B"/>
    <w:rsid w:val="00357498"/>
    <w:rsid w:val="00357AA6"/>
    <w:rsid w:val="00360939"/>
    <w:rsid w:val="00361B80"/>
    <w:rsid w:val="00362EBA"/>
    <w:rsid w:val="00366A0E"/>
    <w:rsid w:val="00366E1D"/>
    <w:rsid w:val="003672A9"/>
    <w:rsid w:val="00367B66"/>
    <w:rsid w:val="00373CCF"/>
    <w:rsid w:val="00384DEA"/>
    <w:rsid w:val="0039027D"/>
    <w:rsid w:val="00391774"/>
    <w:rsid w:val="003A487A"/>
    <w:rsid w:val="003B1622"/>
    <w:rsid w:val="003B3104"/>
    <w:rsid w:val="003B525D"/>
    <w:rsid w:val="003B6A51"/>
    <w:rsid w:val="003B7A3E"/>
    <w:rsid w:val="003C0F8F"/>
    <w:rsid w:val="003C3029"/>
    <w:rsid w:val="003C4245"/>
    <w:rsid w:val="003C4883"/>
    <w:rsid w:val="003D5258"/>
    <w:rsid w:val="003E424A"/>
    <w:rsid w:val="003E46C1"/>
    <w:rsid w:val="003E5D1E"/>
    <w:rsid w:val="003E71F5"/>
    <w:rsid w:val="003E78A8"/>
    <w:rsid w:val="003E7AC7"/>
    <w:rsid w:val="003F1EE7"/>
    <w:rsid w:val="0040195D"/>
    <w:rsid w:val="00402C9F"/>
    <w:rsid w:val="004039AC"/>
    <w:rsid w:val="004047A9"/>
    <w:rsid w:val="004067DC"/>
    <w:rsid w:val="004179BB"/>
    <w:rsid w:val="004211FD"/>
    <w:rsid w:val="00421DD8"/>
    <w:rsid w:val="00423666"/>
    <w:rsid w:val="00425BCC"/>
    <w:rsid w:val="004274B9"/>
    <w:rsid w:val="004315F9"/>
    <w:rsid w:val="00434221"/>
    <w:rsid w:val="0043555B"/>
    <w:rsid w:val="00436505"/>
    <w:rsid w:val="0044051F"/>
    <w:rsid w:val="00441AE8"/>
    <w:rsid w:val="00443832"/>
    <w:rsid w:val="00446F1E"/>
    <w:rsid w:val="00447D0D"/>
    <w:rsid w:val="004550FF"/>
    <w:rsid w:val="004616ED"/>
    <w:rsid w:val="00465905"/>
    <w:rsid w:val="00470CF9"/>
    <w:rsid w:val="004717DC"/>
    <w:rsid w:val="00475B88"/>
    <w:rsid w:val="00480871"/>
    <w:rsid w:val="00480D20"/>
    <w:rsid w:val="00483452"/>
    <w:rsid w:val="004836D0"/>
    <w:rsid w:val="00485CAE"/>
    <w:rsid w:val="00486A34"/>
    <w:rsid w:val="00487E8E"/>
    <w:rsid w:val="0049127D"/>
    <w:rsid w:val="00491CA6"/>
    <w:rsid w:val="004A1463"/>
    <w:rsid w:val="004A37DB"/>
    <w:rsid w:val="004A537F"/>
    <w:rsid w:val="004A7C07"/>
    <w:rsid w:val="004B3B6F"/>
    <w:rsid w:val="004B7BB4"/>
    <w:rsid w:val="004B7C90"/>
    <w:rsid w:val="004C19ED"/>
    <w:rsid w:val="004C6A3E"/>
    <w:rsid w:val="004E05D4"/>
    <w:rsid w:val="004E1BC2"/>
    <w:rsid w:val="004E1F84"/>
    <w:rsid w:val="004E2A60"/>
    <w:rsid w:val="004E64F2"/>
    <w:rsid w:val="004E6F70"/>
    <w:rsid w:val="004F05DF"/>
    <w:rsid w:val="004F7509"/>
    <w:rsid w:val="004F7CDE"/>
    <w:rsid w:val="00501B93"/>
    <w:rsid w:val="00507080"/>
    <w:rsid w:val="00510806"/>
    <w:rsid w:val="00514B8F"/>
    <w:rsid w:val="0051557C"/>
    <w:rsid w:val="00516366"/>
    <w:rsid w:val="00517943"/>
    <w:rsid w:val="00517D28"/>
    <w:rsid w:val="00520ADE"/>
    <w:rsid w:val="005256B3"/>
    <w:rsid w:val="00530175"/>
    <w:rsid w:val="00530737"/>
    <w:rsid w:val="005320E2"/>
    <w:rsid w:val="0053371C"/>
    <w:rsid w:val="00542F2C"/>
    <w:rsid w:val="005446EB"/>
    <w:rsid w:val="005453D3"/>
    <w:rsid w:val="00551285"/>
    <w:rsid w:val="00553431"/>
    <w:rsid w:val="00554A92"/>
    <w:rsid w:val="00554F51"/>
    <w:rsid w:val="0055664C"/>
    <w:rsid w:val="00560F0E"/>
    <w:rsid w:val="00562E5D"/>
    <w:rsid w:val="005641B7"/>
    <w:rsid w:val="00566819"/>
    <w:rsid w:val="00567C5F"/>
    <w:rsid w:val="00570498"/>
    <w:rsid w:val="0057187A"/>
    <w:rsid w:val="00574DDC"/>
    <w:rsid w:val="00575AA5"/>
    <w:rsid w:val="00576170"/>
    <w:rsid w:val="0058062D"/>
    <w:rsid w:val="00581EBC"/>
    <w:rsid w:val="00583894"/>
    <w:rsid w:val="00583BFC"/>
    <w:rsid w:val="00585307"/>
    <w:rsid w:val="00586680"/>
    <w:rsid w:val="00591DF9"/>
    <w:rsid w:val="00592D8E"/>
    <w:rsid w:val="00596C17"/>
    <w:rsid w:val="00596FB1"/>
    <w:rsid w:val="005A25C0"/>
    <w:rsid w:val="005A2E61"/>
    <w:rsid w:val="005A49DE"/>
    <w:rsid w:val="005B0046"/>
    <w:rsid w:val="005B40FE"/>
    <w:rsid w:val="005B4BC2"/>
    <w:rsid w:val="005B6717"/>
    <w:rsid w:val="005C0A3C"/>
    <w:rsid w:val="005C4896"/>
    <w:rsid w:val="005C48BA"/>
    <w:rsid w:val="005D143C"/>
    <w:rsid w:val="005D42E3"/>
    <w:rsid w:val="005D4B71"/>
    <w:rsid w:val="005E11C9"/>
    <w:rsid w:val="005E44AF"/>
    <w:rsid w:val="005E5D62"/>
    <w:rsid w:val="005F13C9"/>
    <w:rsid w:val="005F200D"/>
    <w:rsid w:val="005F3624"/>
    <w:rsid w:val="005F4552"/>
    <w:rsid w:val="005F5052"/>
    <w:rsid w:val="005F5123"/>
    <w:rsid w:val="005F5C90"/>
    <w:rsid w:val="005F68C9"/>
    <w:rsid w:val="00600017"/>
    <w:rsid w:val="00600F59"/>
    <w:rsid w:val="00601E8F"/>
    <w:rsid w:val="00601FA8"/>
    <w:rsid w:val="006031F8"/>
    <w:rsid w:val="00604976"/>
    <w:rsid w:val="00610257"/>
    <w:rsid w:val="00614C87"/>
    <w:rsid w:val="006165CF"/>
    <w:rsid w:val="00621443"/>
    <w:rsid w:val="0062173D"/>
    <w:rsid w:val="006222A8"/>
    <w:rsid w:val="00625278"/>
    <w:rsid w:val="00625293"/>
    <w:rsid w:val="00625F94"/>
    <w:rsid w:val="00626D65"/>
    <w:rsid w:val="00643CAF"/>
    <w:rsid w:val="00646194"/>
    <w:rsid w:val="00653340"/>
    <w:rsid w:val="0065461F"/>
    <w:rsid w:val="00655B82"/>
    <w:rsid w:val="006568E9"/>
    <w:rsid w:val="00657D57"/>
    <w:rsid w:val="006669B9"/>
    <w:rsid w:val="00673149"/>
    <w:rsid w:val="00673CCE"/>
    <w:rsid w:val="006758A0"/>
    <w:rsid w:val="00676021"/>
    <w:rsid w:val="00677352"/>
    <w:rsid w:val="0068318B"/>
    <w:rsid w:val="00686318"/>
    <w:rsid w:val="00686ED4"/>
    <w:rsid w:val="006876FE"/>
    <w:rsid w:val="00690C0F"/>
    <w:rsid w:val="00697C7C"/>
    <w:rsid w:val="006A0A1D"/>
    <w:rsid w:val="006A22B6"/>
    <w:rsid w:val="006A4E48"/>
    <w:rsid w:val="006A6D37"/>
    <w:rsid w:val="006A7A38"/>
    <w:rsid w:val="006B0929"/>
    <w:rsid w:val="006B224D"/>
    <w:rsid w:val="006B46CC"/>
    <w:rsid w:val="006B58DB"/>
    <w:rsid w:val="006C206B"/>
    <w:rsid w:val="006C44B5"/>
    <w:rsid w:val="006C7539"/>
    <w:rsid w:val="006D0ADD"/>
    <w:rsid w:val="006D1536"/>
    <w:rsid w:val="006D25BD"/>
    <w:rsid w:val="006D40B8"/>
    <w:rsid w:val="006D4BD5"/>
    <w:rsid w:val="006D57D4"/>
    <w:rsid w:val="006D67C5"/>
    <w:rsid w:val="006D69C0"/>
    <w:rsid w:val="006E3DD8"/>
    <w:rsid w:val="006E5439"/>
    <w:rsid w:val="006F1A69"/>
    <w:rsid w:val="006F75CB"/>
    <w:rsid w:val="0070048B"/>
    <w:rsid w:val="007004F0"/>
    <w:rsid w:val="00703091"/>
    <w:rsid w:val="007075BB"/>
    <w:rsid w:val="007102F1"/>
    <w:rsid w:val="00712FF5"/>
    <w:rsid w:val="007138FA"/>
    <w:rsid w:val="00716248"/>
    <w:rsid w:val="00723378"/>
    <w:rsid w:val="00723C3E"/>
    <w:rsid w:val="00726757"/>
    <w:rsid w:val="007321DE"/>
    <w:rsid w:val="00735FD1"/>
    <w:rsid w:val="007379F5"/>
    <w:rsid w:val="00744F76"/>
    <w:rsid w:val="00747760"/>
    <w:rsid w:val="0075101A"/>
    <w:rsid w:val="00753C80"/>
    <w:rsid w:val="007555FD"/>
    <w:rsid w:val="00755DB3"/>
    <w:rsid w:val="007600E8"/>
    <w:rsid w:val="00761872"/>
    <w:rsid w:val="00762250"/>
    <w:rsid w:val="007636E4"/>
    <w:rsid w:val="007657EC"/>
    <w:rsid w:val="00766896"/>
    <w:rsid w:val="00775F5E"/>
    <w:rsid w:val="00781F29"/>
    <w:rsid w:val="00785AA7"/>
    <w:rsid w:val="00786A83"/>
    <w:rsid w:val="00787817"/>
    <w:rsid w:val="00792A53"/>
    <w:rsid w:val="00793AB7"/>
    <w:rsid w:val="00794494"/>
    <w:rsid w:val="007A0D85"/>
    <w:rsid w:val="007A412A"/>
    <w:rsid w:val="007A589D"/>
    <w:rsid w:val="007A78C8"/>
    <w:rsid w:val="007B01C3"/>
    <w:rsid w:val="007B2ADB"/>
    <w:rsid w:val="007B58A0"/>
    <w:rsid w:val="007C3421"/>
    <w:rsid w:val="007C6110"/>
    <w:rsid w:val="007C7598"/>
    <w:rsid w:val="007D3681"/>
    <w:rsid w:val="007D4622"/>
    <w:rsid w:val="007D7093"/>
    <w:rsid w:val="007E1A75"/>
    <w:rsid w:val="007E48FB"/>
    <w:rsid w:val="007E562C"/>
    <w:rsid w:val="007E5803"/>
    <w:rsid w:val="007E6123"/>
    <w:rsid w:val="007E7651"/>
    <w:rsid w:val="007F1606"/>
    <w:rsid w:val="007F1807"/>
    <w:rsid w:val="007F5E59"/>
    <w:rsid w:val="007F6B6F"/>
    <w:rsid w:val="007F735F"/>
    <w:rsid w:val="00803422"/>
    <w:rsid w:val="00810596"/>
    <w:rsid w:val="00813EB9"/>
    <w:rsid w:val="0081794F"/>
    <w:rsid w:val="00820333"/>
    <w:rsid w:val="008224BE"/>
    <w:rsid w:val="008225C1"/>
    <w:rsid w:val="00822DC2"/>
    <w:rsid w:val="00822EA8"/>
    <w:rsid w:val="008232A3"/>
    <w:rsid w:val="0082537F"/>
    <w:rsid w:val="008272BB"/>
    <w:rsid w:val="008307DA"/>
    <w:rsid w:val="008315C5"/>
    <w:rsid w:val="00841A01"/>
    <w:rsid w:val="0084250C"/>
    <w:rsid w:val="00842E6B"/>
    <w:rsid w:val="00844457"/>
    <w:rsid w:val="00853B75"/>
    <w:rsid w:val="008559E7"/>
    <w:rsid w:val="00862D5E"/>
    <w:rsid w:val="008703EC"/>
    <w:rsid w:val="00870486"/>
    <w:rsid w:val="00870A60"/>
    <w:rsid w:val="0087409B"/>
    <w:rsid w:val="0087712D"/>
    <w:rsid w:val="00881E4C"/>
    <w:rsid w:val="0088280D"/>
    <w:rsid w:val="0088612E"/>
    <w:rsid w:val="00886F5B"/>
    <w:rsid w:val="008879E2"/>
    <w:rsid w:val="00887D78"/>
    <w:rsid w:val="008922BB"/>
    <w:rsid w:val="008A2A5B"/>
    <w:rsid w:val="008A72F4"/>
    <w:rsid w:val="008A752A"/>
    <w:rsid w:val="008B0FA3"/>
    <w:rsid w:val="008B6D5A"/>
    <w:rsid w:val="008B7B1A"/>
    <w:rsid w:val="008C2ED8"/>
    <w:rsid w:val="008C3FA5"/>
    <w:rsid w:val="008C4CA9"/>
    <w:rsid w:val="008D309E"/>
    <w:rsid w:val="008D38DD"/>
    <w:rsid w:val="008D4AC4"/>
    <w:rsid w:val="008D6329"/>
    <w:rsid w:val="008E09BA"/>
    <w:rsid w:val="008E1203"/>
    <w:rsid w:val="008E1ACD"/>
    <w:rsid w:val="008E3D3A"/>
    <w:rsid w:val="008F466B"/>
    <w:rsid w:val="008F48D7"/>
    <w:rsid w:val="00907112"/>
    <w:rsid w:val="009101B0"/>
    <w:rsid w:val="00911715"/>
    <w:rsid w:val="00913EAF"/>
    <w:rsid w:val="00915370"/>
    <w:rsid w:val="00921310"/>
    <w:rsid w:val="00922416"/>
    <w:rsid w:val="0092293E"/>
    <w:rsid w:val="00924909"/>
    <w:rsid w:val="009261F0"/>
    <w:rsid w:val="0092668A"/>
    <w:rsid w:val="009270C3"/>
    <w:rsid w:val="00927C7A"/>
    <w:rsid w:val="00931C80"/>
    <w:rsid w:val="00932542"/>
    <w:rsid w:val="00934F39"/>
    <w:rsid w:val="009426EC"/>
    <w:rsid w:val="00943807"/>
    <w:rsid w:val="00943F83"/>
    <w:rsid w:val="009444E2"/>
    <w:rsid w:val="00944E3B"/>
    <w:rsid w:val="00946419"/>
    <w:rsid w:val="0094679A"/>
    <w:rsid w:val="009469BA"/>
    <w:rsid w:val="009504A6"/>
    <w:rsid w:val="009513A6"/>
    <w:rsid w:val="009562D6"/>
    <w:rsid w:val="00956A51"/>
    <w:rsid w:val="00957A42"/>
    <w:rsid w:val="0096028D"/>
    <w:rsid w:val="00961CB2"/>
    <w:rsid w:val="0096245C"/>
    <w:rsid w:val="00963491"/>
    <w:rsid w:val="00965EA0"/>
    <w:rsid w:val="009660C0"/>
    <w:rsid w:val="00967760"/>
    <w:rsid w:val="009701AE"/>
    <w:rsid w:val="009709BD"/>
    <w:rsid w:val="00973BA1"/>
    <w:rsid w:val="009775C9"/>
    <w:rsid w:val="00977D6E"/>
    <w:rsid w:val="00980203"/>
    <w:rsid w:val="00980C49"/>
    <w:rsid w:val="00981F60"/>
    <w:rsid w:val="00983DEB"/>
    <w:rsid w:val="00986262"/>
    <w:rsid w:val="00990A9F"/>
    <w:rsid w:val="0099429B"/>
    <w:rsid w:val="0099457C"/>
    <w:rsid w:val="00995289"/>
    <w:rsid w:val="0099785B"/>
    <w:rsid w:val="009A0CDC"/>
    <w:rsid w:val="009A1CA2"/>
    <w:rsid w:val="009A6EBE"/>
    <w:rsid w:val="009A7E61"/>
    <w:rsid w:val="009B2590"/>
    <w:rsid w:val="009B3111"/>
    <w:rsid w:val="009B3E19"/>
    <w:rsid w:val="009B48BF"/>
    <w:rsid w:val="009B4E40"/>
    <w:rsid w:val="009B7DAB"/>
    <w:rsid w:val="009C1090"/>
    <w:rsid w:val="009C18A5"/>
    <w:rsid w:val="009D4D53"/>
    <w:rsid w:val="009D72CF"/>
    <w:rsid w:val="009E0531"/>
    <w:rsid w:val="009E1E44"/>
    <w:rsid w:val="009E2D29"/>
    <w:rsid w:val="009E6E88"/>
    <w:rsid w:val="009E782D"/>
    <w:rsid w:val="009E7C4D"/>
    <w:rsid w:val="009F2BC1"/>
    <w:rsid w:val="009F5D4B"/>
    <w:rsid w:val="00A01CAE"/>
    <w:rsid w:val="00A03475"/>
    <w:rsid w:val="00A03F68"/>
    <w:rsid w:val="00A04FB5"/>
    <w:rsid w:val="00A05CF0"/>
    <w:rsid w:val="00A06635"/>
    <w:rsid w:val="00A1067A"/>
    <w:rsid w:val="00A11E4F"/>
    <w:rsid w:val="00A1376E"/>
    <w:rsid w:val="00A14CA3"/>
    <w:rsid w:val="00A218DC"/>
    <w:rsid w:val="00A26656"/>
    <w:rsid w:val="00A26B3F"/>
    <w:rsid w:val="00A2792B"/>
    <w:rsid w:val="00A32282"/>
    <w:rsid w:val="00A32735"/>
    <w:rsid w:val="00A40974"/>
    <w:rsid w:val="00A42D9C"/>
    <w:rsid w:val="00A4411C"/>
    <w:rsid w:val="00A45F4A"/>
    <w:rsid w:val="00A46349"/>
    <w:rsid w:val="00A5459D"/>
    <w:rsid w:val="00A60C42"/>
    <w:rsid w:val="00A705C6"/>
    <w:rsid w:val="00A72315"/>
    <w:rsid w:val="00A727AB"/>
    <w:rsid w:val="00A740BF"/>
    <w:rsid w:val="00A750FD"/>
    <w:rsid w:val="00A80CD2"/>
    <w:rsid w:val="00A82F00"/>
    <w:rsid w:val="00A83CC1"/>
    <w:rsid w:val="00A865C8"/>
    <w:rsid w:val="00A93D1F"/>
    <w:rsid w:val="00A96BB8"/>
    <w:rsid w:val="00A97B9D"/>
    <w:rsid w:val="00AA0CF8"/>
    <w:rsid w:val="00AA1F28"/>
    <w:rsid w:val="00AA21B0"/>
    <w:rsid w:val="00AA2F69"/>
    <w:rsid w:val="00AA41F6"/>
    <w:rsid w:val="00AA6B77"/>
    <w:rsid w:val="00AA7BA0"/>
    <w:rsid w:val="00AB0F36"/>
    <w:rsid w:val="00AB154A"/>
    <w:rsid w:val="00AB4266"/>
    <w:rsid w:val="00AC52BB"/>
    <w:rsid w:val="00AC5DFE"/>
    <w:rsid w:val="00AC6F03"/>
    <w:rsid w:val="00AD09D0"/>
    <w:rsid w:val="00AD2B10"/>
    <w:rsid w:val="00AD422B"/>
    <w:rsid w:val="00AD4DE0"/>
    <w:rsid w:val="00AD7304"/>
    <w:rsid w:val="00AD75DF"/>
    <w:rsid w:val="00AE1947"/>
    <w:rsid w:val="00AE39BF"/>
    <w:rsid w:val="00AE3F96"/>
    <w:rsid w:val="00AE507D"/>
    <w:rsid w:val="00AE735D"/>
    <w:rsid w:val="00AF0DBD"/>
    <w:rsid w:val="00AF58E6"/>
    <w:rsid w:val="00AF7062"/>
    <w:rsid w:val="00AF7906"/>
    <w:rsid w:val="00B00C17"/>
    <w:rsid w:val="00B03502"/>
    <w:rsid w:val="00B04C2A"/>
    <w:rsid w:val="00B05BB8"/>
    <w:rsid w:val="00B109DE"/>
    <w:rsid w:val="00B12A8F"/>
    <w:rsid w:val="00B14882"/>
    <w:rsid w:val="00B164BA"/>
    <w:rsid w:val="00B21F3B"/>
    <w:rsid w:val="00B22968"/>
    <w:rsid w:val="00B243F8"/>
    <w:rsid w:val="00B252F7"/>
    <w:rsid w:val="00B27519"/>
    <w:rsid w:val="00B3175D"/>
    <w:rsid w:val="00B32C80"/>
    <w:rsid w:val="00B33746"/>
    <w:rsid w:val="00B406E7"/>
    <w:rsid w:val="00B41C25"/>
    <w:rsid w:val="00B43BC1"/>
    <w:rsid w:val="00B45D4F"/>
    <w:rsid w:val="00B5377E"/>
    <w:rsid w:val="00B54535"/>
    <w:rsid w:val="00B5765C"/>
    <w:rsid w:val="00B63819"/>
    <w:rsid w:val="00B673C3"/>
    <w:rsid w:val="00B6766D"/>
    <w:rsid w:val="00B70BBC"/>
    <w:rsid w:val="00B720BE"/>
    <w:rsid w:val="00B7326F"/>
    <w:rsid w:val="00B73898"/>
    <w:rsid w:val="00B73F36"/>
    <w:rsid w:val="00B802B4"/>
    <w:rsid w:val="00B809CF"/>
    <w:rsid w:val="00B82EC9"/>
    <w:rsid w:val="00B852BC"/>
    <w:rsid w:val="00B92EB4"/>
    <w:rsid w:val="00B934BF"/>
    <w:rsid w:val="00B94976"/>
    <w:rsid w:val="00B956BB"/>
    <w:rsid w:val="00B956C9"/>
    <w:rsid w:val="00BA1ECB"/>
    <w:rsid w:val="00BA4B62"/>
    <w:rsid w:val="00BA6562"/>
    <w:rsid w:val="00BB096F"/>
    <w:rsid w:val="00BB7033"/>
    <w:rsid w:val="00BB7D65"/>
    <w:rsid w:val="00BC5EBA"/>
    <w:rsid w:val="00BC67E5"/>
    <w:rsid w:val="00BD18E6"/>
    <w:rsid w:val="00BD76A4"/>
    <w:rsid w:val="00BE08E4"/>
    <w:rsid w:val="00BE3FF4"/>
    <w:rsid w:val="00BE69B9"/>
    <w:rsid w:val="00BF0D50"/>
    <w:rsid w:val="00BF626C"/>
    <w:rsid w:val="00C00256"/>
    <w:rsid w:val="00C10068"/>
    <w:rsid w:val="00C11BD9"/>
    <w:rsid w:val="00C12CB4"/>
    <w:rsid w:val="00C13C2B"/>
    <w:rsid w:val="00C172C0"/>
    <w:rsid w:val="00C20545"/>
    <w:rsid w:val="00C22CB3"/>
    <w:rsid w:val="00C231A5"/>
    <w:rsid w:val="00C251CF"/>
    <w:rsid w:val="00C26095"/>
    <w:rsid w:val="00C273B6"/>
    <w:rsid w:val="00C31042"/>
    <w:rsid w:val="00C35748"/>
    <w:rsid w:val="00C363CE"/>
    <w:rsid w:val="00C3763A"/>
    <w:rsid w:val="00C4721F"/>
    <w:rsid w:val="00C473F6"/>
    <w:rsid w:val="00C513AF"/>
    <w:rsid w:val="00C515D4"/>
    <w:rsid w:val="00C547A8"/>
    <w:rsid w:val="00C57143"/>
    <w:rsid w:val="00C702D5"/>
    <w:rsid w:val="00C70E19"/>
    <w:rsid w:val="00C71F3F"/>
    <w:rsid w:val="00C73E3F"/>
    <w:rsid w:val="00C7702B"/>
    <w:rsid w:val="00C774CE"/>
    <w:rsid w:val="00C80177"/>
    <w:rsid w:val="00C836C2"/>
    <w:rsid w:val="00C85A70"/>
    <w:rsid w:val="00C870A3"/>
    <w:rsid w:val="00C87216"/>
    <w:rsid w:val="00C87AAA"/>
    <w:rsid w:val="00C87C6A"/>
    <w:rsid w:val="00C91B56"/>
    <w:rsid w:val="00C91BA8"/>
    <w:rsid w:val="00C9243A"/>
    <w:rsid w:val="00C9585D"/>
    <w:rsid w:val="00C970ED"/>
    <w:rsid w:val="00C9794D"/>
    <w:rsid w:val="00CA0C40"/>
    <w:rsid w:val="00CA4574"/>
    <w:rsid w:val="00CB2928"/>
    <w:rsid w:val="00CB62B4"/>
    <w:rsid w:val="00CC0BAF"/>
    <w:rsid w:val="00CC2789"/>
    <w:rsid w:val="00CC2F3B"/>
    <w:rsid w:val="00CC315F"/>
    <w:rsid w:val="00CC366B"/>
    <w:rsid w:val="00CC65D6"/>
    <w:rsid w:val="00CD12E7"/>
    <w:rsid w:val="00CD1763"/>
    <w:rsid w:val="00CD1A64"/>
    <w:rsid w:val="00CD1BAB"/>
    <w:rsid w:val="00CD3F82"/>
    <w:rsid w:val="00CD409A"/>
    <w:rsid w:val="00CD52A2"/>
    <w:rsid w:val="00CD6F8D"/>
    <w:rsid w:val="00CE085B"/>
    <w:rsid w:val="00CE5F46"/>
    <w:rsid w:val="00CE6916"/>
    <w:rsid w:val="00CF3AF8"/>
    <w:rsid w:val="00CF3F41"/>
    <w:rsid w:val="00CF614F"/>
    <w:rsid w:val="00CF62B8"/>
    <w:rsid w:val="00D0043F"/>
    <w:rsid w:val="00D00C2E"/>
    <w:rsid w:val="00D00E15"/>
    <w:rsid w:val="00D03A88"/>
    <w:rsid w:val="00D045B5"/>
    <w:rsid w:val="00D061A4"/>
    <w:rsid w:val="00D138D3"/>
    <w:rsid w:val="00D141A6"/>
    <w:rsid w:val="00D163AF"/>
    <w:rsid w:val="00D17FC6"/>
    <w:rsid w:val="00D2104D"/>
    <w:rsid w:val="00D22BC3"/>
    <w:rsid w:val="00D23EAB"/>
    <w:rsid w:val="00D24C4C"/>
    <w:rsid w:val="00D25249"/>
    <w:rsid w:val="00D2777B"/>
    <w:rsid w:val="00D302CB"/>
    <w:rsid w:val="00D31F3C"/>
    <w:rsid w:val="00D32CAB"/>
    <w:rsid w:val="00D3310B"/>
    <w:rsid w:val="00D34606"/>
    <w:rsid w:val="00D40B5C"/>
    <w:rsid w:val="00D46DAE"/>
    <w:rsid w:val="00D5034D"/>
    <w:rsid w:val="00D53A04"/>
    <w:rsid w:val="00D544B7"/>
    <w:rsid w:val="00D616F6"/>
    <w:rsid w:val="00D62DD6"/>
    <w:rsid w:val="00D65C20"/>
    <w:rsid w:val="00D75938"/>
    <w:rsid w:val="00D7643A"/>
    <w:rsid w:val="00D76FE7"/>
    <w:rsid w:val="00D80A2B"/>
    <w:rsid w:val="00D80A53"/>
    <w:rsid w:val="00D80A7C"/>
    <w:rsid w:val="00D80B5D"/>
    <w:rsid w:val="00D8405E"/>
    <w:rsid w:val="00DB06CC"/>
    <w:rsid w:val="00DB3164"/>
    <w:rsid w:val="00DB482A"/>
    <w:rsid w:val="00DB51F1"/>
    <w:rsid w:val="00DB6170"/>
    <w:rsid w:val="00DB730D"/>
    <w:rsid w:val="00DC3D28"/>
    <w:rsid w:val="00DC5984"/>
    <w:rsid w:val="00DC79A3"/>
    <w:rsid w:val="00DD0386"/>
    <w:rsid w:val="00DD0B79"/>
    <w:rsid w:val="00DD237A"/>
    <w:rsid w:val="00DD4628"/>
    <w:rsid w:val="00DD46D9"/>
    <w:rsid w:val="00DD60E7"/>
    <w:rsid w:val="00DD67F1"/>
    <w:rsid w:val="00DD714F"/>
    <w:rsid w:val="00DD7D9B"/>
    <w:rsid w:val="00DE1700"/>
    <w:rsid w:val="00DE279E"/>
    <w:rsid w:val="00DE2F1D"/>
    <w:rsid w:val="00DE51FD"/>
    <w:rsid w:val="00DE5BBE"/>
    <w:rsid w:val="00DE7974"/>
    <w:rsid w:val="00DF333A"/>
    <w:rsid w:val="00DF416F"/>
    <w:rsid w:val="00DF42B2"/>
    <w:rsid w:val="00E04743"/>
    <w:rsid w:val="00E102B6"/>
    <w:rsid w:val="00E16B89"/>
    <w:rsid w:val="00E211AC"/>
    <w:rsid w:val="00E219FA"/>
    <w:rsid w:val="00E230CD"/>
    <w:rsid w:val="00E25323"/>
    <w:rsid w:val="00E301D7"/>
    <w:rsid w:val="00E315ED"/>
    <w:rsid w:val="00E31C82"/>
    <w:rsid w:val="00E333ED"/>
    <w:rsid w:val="00E36D9D"/>
    <w:rsid w:val="00E400E0"/>
    <w:rsid w:val="00E40C50"/>
    <w:rsid w:val="00E41DA8"/>
    <w:rsid w:val="00E4328A"/>
    <w:rsid w:val="00E5754C"/>
    <w:rsid w:val="00E610C7"/>
    <w:rsid w:val="00E61660"/>
    <w:rsid w:val="00E62038"/>
    <w:rsid w:val="00E66AF7"/>
    <w:rsid w:val="00E66C08"/>
    <w:rsid w:val="00E749C7"/>
    <w:rsid w:val="00E80D2C"/>
    <w:rsid w:val="00E832BC"/>
    <w:rsid w:val="00E923A5"/>
    <w:rsid w:val="00E933CE"/>
    <w:rsid w:val="00E93EF1"/>
    <w:rsid w:val="00E94040"/>
    <w:rsid w:val="00E9547D"/>
    <w:rsid w:val="00E96449"/>
    <w:rsid w:val="00EA3A68"/>
    <w:rsid w:val="00EA549C"/>
    <w:rsid w:val="00EA7C9F"/>
    <w:rsid w:val="00EB1B48"/>
    <w:rsid w:val="00EB685F"/>
    <w:rsid w:val="00EC458F"/>
    <w:rsid w:val="00ED0F11"/>
    <w:rsid w:val="00ED320D"/>
    <w:rsid w:val="00ED7832"/>
    <w:rsid w:val="00ED7C31"/>
    <w:rsid w:val="00ED7E76"/>
    <w:rsid w:val="00EE1B95"/>
    <w:rsid w:val="00EE55DD"/>
    <w:rsid w:val="00EE62F9"/>
    <w:rsid w:val="00EF1051"/>
    <w:rsid w:val="00EF2772"/>
    <w:rsid w:val="00EF3357"/>
    <w:rsid w:val="00EF702D"/>
    <w:rsid w:val="00EF7247"/>
    <w:rsid w:val="00EF77BE"/>
    <w:rsid w:val="00F051F2"/>
    <w:rsid w:val="00F1149D"/>
    <w:rsid w:val="00F11891"/>
    <w:rsid w:val="00F13E9E"/>
    <w:rsid w:val="00F14F16"/>
    <w:rsid w:val="00F17E8A"/>
    <w:rsid w:val="00F24057"/>
    <w:rsid w:val="00F25BDF"/>
    <w:rsid w:val="00F25D2E"/>
    <w:rsid w:val="00F30004"/>
    <w:rsid w:val="00F31EBF"/>
    <w:rsid w:val="00F32ECA"/>
    <w:rsid w:val="00F37A71"/>
    <w:rsid w:val="00F43E0C"/>
    <w:rsid w:val="00F478FB"/>
    <w:rsid w:val="00F47AF7"/>
    <w:rsid w:val="00F502C0"/>
    <w:rsid w:val="00F52090"/>
    <w:rsid w:val="00F52895"/>
    <w:rsid w:val="00F54352"/>
    <w:rsid w:val="00F55AB5"/>
    <w:rsid w:val="00F563D7"/>
    <w:rsid w:val="00F60C58"/>
    <w:rsid w:val="00F64F89"/>
    <w:rsid w:val="00F6709E"/>
    <w:rsid w:val="00F81B5F"/>
    <w:rsid w:val="00F81EB4"/>
    <w:rsid w:val="00F8412A"/>
    <w:rsid w:val="00F86F89"/>
    <w:rsid w:val="00F905D8"/>
    <w:rsid w:val="00F932A2"/>
    <w:rsid w:val="00F95298"/>
    <w:rsid w:val="00FA05E1"/>
    <w:rsid w:val="00FA0641"/>
    <w:rsid w:val="00FA379D"/>
    <w:rsid w:val="00FA615B"/>
    <w:rsid w:val="00FA6BDA"/>
    <w:rsid w:val="00FA76E1"/>
    <w:rsid w:val="00FB051C"/>
    <w:rsid w:val="00FB1AD6"/>
    <w:rsid w:val="00FB68DF"/>
    <w:rsid w:val="00FC12C7"/>
    <w:rsid w:val="00FC15DE"/>
    <w:rsid w:val="00FC4C47"/>
    <w:rsid w:val="00FC508F"/>
    <w:rsid w:val="00FC5425"/>
    <w:rsid w:val="00FC7130"/>
    <w:rsid w:val="00FE17CB"/>
    <w:rsid w:val="00FE65F7"/>
    <w:rsid w:val="00FF3952"/>
    <w:rsid w:val="00FF6F83"/>
    <w:rsid w:val="00FF7DE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7D407"/>
  <w15:docId w15:val="{B82A7BCA-7EC5-4EFB-8552-65E38246A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anormal"/>
    <w:tblPr>
      <w:tblStyleRowBandSize w:val="1"/>
      <w:tblStyleColBandSize w:val="1"/>
      <w:tblCellMar>
        <w:left w:w="70" w:type="dxa"/>
        <w:right w:w="70" w:type="dxa"/>
      </w:tblCellMar>
    </w:tblPr>
  </w:style>
  <w:style w:type="table" w:customStyle="1" w:styleId="a7">
    <w:basedOn w:val="Tablanormal"/>
    <w:tblPr>
      <w:tblStyleRowBandSize w:val="1"/>
      <w:tblStyleColBandSize w:val="1"/>
      <w:tblCellMar>
        <w:top w:w="15" w:type="dxa"/>
        <w:left w:w="15" w:type="dxa"/>
        <w:bottom w:w="15" w:type="dxa"/>
        <w:right w:w="15" w:type="dxa"/>
      </w:tblCellMar>
    </w:tblPr>
  </w:style>
  <w:style w:type="table" w:customStyle="1" w:styleId="a8">
    <w:basedOn w:val="Tablanormal"/>
    <w:tblPr>
      <w:tblStyleRowBandSize w:val="1"/>
      <w:tblStyleColBandSize w:val="1"/>
      <w:tblCellMar>
        <w:top w:w="15" w:type="dxa"/>
        <w:left w:w="15" w:type="dxa"/>
        <w:bottom w:w="15" w:type="dxa"/>
        <w:right w:w="15" w:type="dxa"/>
      </w:tblCellMar>
    </w:tblPr>
  </w:style>
  <w:style w:type="table" w:customStyle="1" w:styleId="a9">
    <w:basedOn w:val="Tablanormal"/>
    <w:tblPr>
      <w:tblStyleRowBandSize w:val="1"/>
      <w:tblStyleColBandSize w:val="1"/>
      <w:tblCellMar>
        <w:left w:w="115" w:type="dxa"/>
        <w:right w:w="115" w:type="dxa"/>
      </w:tblCellMar>
    </w:tblPr>
  </w:style>
  <w:style w:type="table" w:customStyle="1" w:styleId="aa">
    <w:basedOn w:val="Tablanormal"/>
    <w:tblPr>
      <w:tblStyleRowBandSize w:val="1"/>
      <w:tblStyleColBandSize w:val="1"/>
      <w:tblCellMar>
        <w:left w:w="115" w:type="dxa"/>
        <w:right w:w="115" w:type="dxa"/>
      </w:tblCellMar>
    </w:tblPr>
  </w:style>
  <w:style w:type="character" w:customStyle="1" w:styleId="Mencinsinresolver2">
    <w:name w:val="Mención sin resolver2"/>
    <w:basedOn w:val="Fuentedeprrafopredeter"/>
    <w:uiPriority w:val="99"/>
    <w:semiHidden/>
    <w:unhideWhenUsed/>
    <w:rsid w:val="00A05CF0"/>
    <w:rPr>
      <w:color w:val="605E5C"/>
      <w:shd w:val="clear" w:color="auto" w:fill="E1DFDD"/>
    </w:rPr>
  </w:style>
  <w:style w:type="paragraph" w:customStyle="1" w:styleId="Default">
    <w:name w:val="Default"/>
    <w:rsid w:val="007C3421"/>
    <w:pPr>
      <w:autoSpaceDE w:val="0"/>
      <w:autoSpaceDN w:val="0"/>
      <w:adjustRightInd w:val="0"/>
      <w:spacing w:line="240" w:lineRule="auto"/>
    </w:pPr>
    <w:rPr>
      <w:rFonts w:eastAsiaTheme="minorHAnsi"/>
      <w:color w:val="000000"/>
      <w:sz w:val="24"/>
      <w:szCs w:val="24"/>
      <w:lang w:eastAsia="en-US"/>
    </w:rPr>
  </w:style>
  <w:style w:type="paragraph" w:styleId="Sinespaciado">
    <w:name w:val="No Spacing"/>
    <w:uiPriority w:val="1"/>
    <w:qFormat/>
    <w:rsid w:val="00C71F3F"/>
    <w:pPr>
      <w:spacing w:line="240" w:lineRule="auto"/>
    </w:pPr>
  </w:style>
  <w:style w:type="table" w:customStyle="1" w:styleId="TableNormal1">
    <w:name w:val="Table Normal1"/>
    <w:rsid w:val="00C87216"/>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9864">
      <w:bodyDiv w:val="1"/>
      <w:marLeft w:val="0"/>
      <w:marRight w:val="0"/>
      <w:marTop w:val="0"/>
      <w:marBottom w:val="0"/>
      <w:divBdr>
        <w:top w:val="none" w:sz="0" w:space="0" w:color="auto"/>
        <w:left w:val="none" w:sz="0" w:space="0" w:color="auto"/>
        <w:bottom w:val="none" w:sz="0" w:space="0" w:color="auto"/>
        <w:right w:val="none" w:sz="0" w:space="0" w:color="auto"/>
      </w:divBdr>
    </w:div>
    <w:div w:id="15621063">
      <w:bodyDiv w:val="1"/>
      <w:marLeft w:val="0"/>
      <w:marRight w:val="0"/>
      <w:marTop w:val="0"/>
      <w:marBottom w:val="0"/>
      <w:divBdr>
        <w:top w:val="none" w:sz="0" w:space="0" w:color="auto"/>
        <w:left w:val="none" w:sz="0" w:space="0" w:color="auto"/>
        <w:bottom w:val="none" w:sz="0" w:space="0" w:color="auto"/>
        <w:right w:val="none" w:sz="0" w:space="0" w:color="auto"/>
      </w:divBdr>
    </w:div>
    <w:div w:id="36786674">
      <w:bodyDiv w:val="1"/>
      <w:marLeft w:val="0"/>
      <w:marRight w:val="0"/>
      <w:marTop w:val="0"/>
      <w:marBottom w:val="0"/>
      <w:divBdr>
        <w:top w:val="none" w:sz="0" w:space="0" w:color="auto"/>
        <w:left w:val="none" w:sz="0" w:space="0" w:color="auto"/>
        <w:bottom w:val="none" w:sz="0" w:space="0" w:color="auto"/>
        <w:right w:val="none" w:sz="0" w:space="0" w:color="auto"/>
      </w:divBdr>
    </w:div>
    <w:div w:id="87502081">
      <w:bodyDiv w:val="1"/>
      <w:marLeft w:val="0"/>
      <w:marRight w:val="0"/>
      <w:marTop w:val="0"/>
      <w:marBottom w:val="0"/>
      <w:divBdr>
        <w:top w:val="none" w:sz="0" w:space="0" w:color="auto"/>
        <w:left w:val="none" w:sz="0" w:space="0" w:color="auto"/>
        <w:bottom w:val="none" w:sz="0" w:space="0" w:color="auto"/>
        <w:right w:val="none" w:sz="0" w:space="0" w:color="auto"/>
      </w:divBdr>
    </w:div>
    <w:div w:id="90203932">
      <w:bodyDiv w:val="1"/>
      <w:marLeft w:val="0"/>
      <w:marRight w:val="0"/>
      <w:marTop w:val="0"/>
      <w:marBottom w:val="0"/>
      <w:divBdr>
        <w:top w:val="none" w:sz="0" w:space="0" w:color="auto"/>
        <w:left w:val="none" w:sz="0" w:space="0" w:color="auto"/>
        <w:bottom w:val="none" w:sz="0" w:space="0" w:color="auto"/>
        <w:right w:val="none" w:sz="0" w:space="0" w:color="auto"/>
      </w:divBdr>
    </w:div>
    <w:div w:id="91634914">
      <w:bodyDiv w:val="1"/>
      <w:marLeft w:val="0"/>
      <w:marRight w:val="0"/>
      <w:marTop w:val="0"/>
      <w:marBottom w:val="0"/>
      <w:divBdr>
        <w:top w:val="none" w:sz="0" w:space="0" w:color="auto"/>
        <w:left w:val="none" w:sz="0" w:space="0" w:color="auto"/>
        <w:bottom w:val="none" w:sz="0" w:space="0" w:color="auto"/>
        <w:right w:val="none" w:sz="0" w:space="0" w:color="auto"/>
      </w:divBdr>
    </w:div>
    <w:div w:id="116071039">
      <w:bodyDiv w:val="1"/>
      <w:marLeft w:val="0"/>
      <w:marRight w:val="0"/>
      <w:marTop w:val="0"/>
      <w:marBottom w:val="0"/>
      <w:divBdr>
        <w:top w:val="none" w:sz="0" w:space="0" w:color="auto"/>
        <w:left w:val="none" w:sz="0" w:space="0" w:color="auto"/>
        <w:bottom w:val="none" w:sz="0" w:space="0" w:color="auto"/>
        <w:right w:val="none" w:sz="0" w:space="0" w:color="auto"/>
      </w:divBdr>
    </w:div>
    <w:div w:id="135882679">
      <w:bodyDiv w:val="1"/>
      <w:marLeft w:val="0"/>
      <w:marRight w:val="0"/>
      <w:marTop w:val="0"/>
      <w:marBottom w:val="0"/>
      <w:divBdr>
        <w:top w:val="none" w:sz="0" w:space="0" w:color="auto"/>
        <w:left w:val="none" w:sz="0" w:space="0" w:color="auto"/>
        <w:bottom w:val="none" w:sz="0" w:space="0" w:color="auto"/>
        <w:right w:val="none" w:sz="0" w:space="0" w:color="auto"/>
      </w:divBdr>
    </w:div>
    <w:div w:id="139272159">
      <w:bodyDiv w:val="1"/>
      <w:marLeft w:val="0"/>
      <w:marRight w:val="0"/>
      <w:marTop w:val="0"/>
      <w:marBottom w:val="0"/>
      <w:divBdr>
        <w:top w:val="none" w:sz="0" w:space="0" w:color="auto"/>
        <w:left w:val="none" w:sz="0" w:space="0" w:color="auto"/>
        <w:bottom w:val="none" w:sz="0" w:space="0" w:color="auto"/>
        <w:right w:val="none" w:sz="0" w:space="0" w:color="auto"/>
      </w:divBdr>
    </w:div>
    <w:div w:id="149642504">
      <w:bodyDiv w:val="1"/>
      <w:marLeft w:val="0"/>
      <w:marRight w:val="0"/>
      <w:marTop w:val="0"/>
      <w:marBottom w:val="0"/>
      <w:divBdr>
        <w:top w:val="none" w:sz="0" w:space="0" w:color="auto"/>
        <w:left w:val="none" w:sz="0" w:space="0" w:color="auto"/>
        <w:bottom w:val="none" w:sz="0" w:space="0" w:color="auto"/>
        <w:right w:val="none" w:sz="0" w:space="0" w:color="auto"/>
      </w:divBdr>
    </w:div>
    <w:div w:id="198247908">
      <w:bodyDiv w:val="1"/>
      <w:marLeft w:val="0"/>
      <w:marRight w:val="0"/>
      <w:marTop w:val="0"/>
      <w:marBottom w:val="0"/>
      <w:divBdr>
        <w:top w:val="none" w:sz="0" w:space="0" w:color="auto"/>
        <w:left w:val="none" w:sz="0" w:space="0" w:color="auto"/>
        <w:bottom w:val="none" w:sz="0" w:space="0" w:color="auto"/>
        <w:right w:val="none" w:sz="0" w:space="0" w:color="auto"/>
      </w:divBdr>
    </w:div>
    <w:div w:id="226576580">
      <w:bodyDiv w:val="1"/>
      <w:marLeft w:val="0"/>
      <w:marRight w:val="0"/>
      <w:marTop w:val="0"/>
      <w:marBottom w:val="0"/>
      <w:divBdr>
        <w:top w:val="none" w:sz="0" w:space="0" w:color="auto"/>
        <w:left w:val="none" w:sz="0" w:space="0" w:color="auto"/>
        <w:bottom w:val="none" w:sz="0" w:space="0" w:color="auto"/>
        <w:right w:val="none" w:sz="0" w:space="0" w:color="auto"/>
      </w:divBdr>
    </w:div>
    <w:div w:id="228158203">
      <w:bodyDiv w:val="1"/>
      <w:marLeft w:val="0"/>
      <w:marRight w:val="0"/>
      <w:marTop w:val="0"/>
      <w:marBottom w:val="0"/>
      <w:divBdr>
        <w:top w:val="none" w:sz="0" w:space="0" w:color="auto"/>
        <w:left w:val="none" w:sz="0" w:space="0" w:color="auto"/>
        <w:bottom w:val="none" w:sz="0" w:space="0" w:color="auto"/>
        <w:right w:val="none" w:sz="0" w:space="0" w:color="auto"/>
      </w:divBdr>
    </w:div>
    <w:div w:id="279648192">
      <w:bodyDiv w:val="1"/>
      <w:marLeft w:val="0"/>
      <w:marRight w:val="0"/>
      <w:marTop w:val="0"/>
      <w:marBottom w:val="0"/>
      <w:divBdr>
        <w:top w:val="none" w:sz="0" w:space="0" w:color="auto"/>
        <w:left w:val="none" w:sz="0" w:space="0" w:color="auto"/>
        <w:bottom w:val="none" w:sz="0" w:space="0" w:color="auto"/>
        <w:right w:val="none" w:sz="0" w:space="0" w:color="auto"/>
      </w:divBdr>
    </w:div>
    <w:div w:id="283196555">
      <w:bodyDiv w:val="1"/>
      <w:marLeft w:val="0"/>
      <w:marRight w:val="0"/>
      <w:marTop w:val="0"/>
      <w:marBottom w:val="0"/>
      <w:divBdr>
        <w:top w:val="none" w:sz="0" w:space="0" w:color="auto"/>
        <w:left w:val="none" w:sz="0" w:space="0" w:color="auto"/>
        <w:bottom w:val="none" w:sz="0" w:space="0" w:color="auto"/>
        <w:right w:val="none" w:sz="0" w:space="0" w:color="auto"/>
      </w:divBdr>
    </w:div>
    <w:div w:id="317467700">
      <w:bodyDiv w:val="1"/>
      <w:marLeft w:val="0"/>
      <w:marRight w:val="0"/>
      <w:marTop w:val="0"/>
      <w:marBottom w:val="0"/>
      <w:divBdr>
        <w:top w:val="none" w:sz="0" w:space="0" w:color="auto"/>
        <w:left w:val="none" w:sz="0" w:space="0" w:color="auto"/>
        <w:bottom w:val="none" w:sz="0" w:space="0" w:color="auto"/>
        <w:right w:val="none" w:sz="0" w:space="0" w:color="auto"/>
      </w:divBdr>
      <w:divsChild>
        <w:div w:id="82993803">
          <w:marLeft w:val="274"/>
          <w:marRight w:val="0"/>
          <w:marTop w:val="0"/>
          <w:marBottom w:val="0"/>
          <w:divBdr>
            <w:top w:val="none" w:sz="0" w:space="0" w:color="auto"/>
            <w:left w:val="none" w:sz="0" w:space="0" w:color="auto"/>
            <w:bottom w:val="none" w:sz="0" w:space="0" w:color="auto"/>
            <w:right w:val="none" w:sz="0" w:space="0" w:color="auto"/>
          </w:divBdr>
        </w:div>
        <w:div w:id="111751964">
          <w:marLeft w:val="274"/>
          <w:marRight w:val="0"/>
          <w:marTop w:val="0"/>
          <w:marBottom w:val="0"/>
          <w:divBdr>
            <w:top w:val="none" w:sz="0" w:space="0" w:color="auto"/>
            <w:left w:val="none" w:sz="0" w:space="0" w:color="auto"/>
            <w:bottom w:val="none" w:sz="0" w:space="0" w:color="auto"/>
            <w:right w:val="none" w:sz="0" w:space="0" w:color="auto"/>
          </w:divBdr>
        </w:div>
        <w:div w:id="1176072871">
          <w:marLeft w:val="274"/>
          <w:marRight w:val="0"/>
          <w:marTop w:val="0"/>
          <w:marBottom w:val="0"/>
          <w:divBdr>
            <w:top w:val="none" w:sz="0" w:space="0" w:color="auto"/>
            <w:left w:val="none" w:sz="0" w:space="0" w:color="auto"/>
            <w:bottom w:val="none" w:sz="0" w:space="0" w:color="auto"/>
            <w:right w:val="none" w:sz="0" w:space="0" w:color="auto"/>
          </w:divBdr>
        </w:div>
        <w:div w:id="1288665037">
          <w:marLeft w:val="274"/>
          <w:marRight w:val="0"/>
          <w:marTop w:val="0"/>
          <w:marBottom w:val="0"/>
          <w:divBdr>
            <w:top w:val="none" w:sz="0" w:space="0" w:color="auto"/>
            <w:left w:val="none" w:sz="0" w:space="0" w:color="auto"/>
            <w:bottom w:val="none" w:sz="0" w:space="0" w:color="auto"/>
            <w:right w:val="none" w:sz="0" w:space="0" w:color="auto"/>
          </w:divBdr>
        </w:div>
      </w:divsChild>
    </w:div>
    <w:div w:id="431318144">
      <w:bodyDiv w:val="1"/>
      <w:marLeft w:val="0"/>
      <w:marRight w:val="0"/>
      <w:marTop w:val="0"/>
      <w:marBottom w:val="0"/>
      <w:divBdr>
        <w:top w:val="none" w:sz="0" w:space="0" w:color="auto"/>
        <w:left w:val="none" w:sz="0" w:space="0" w:color="auto"/>
        <w:bottom w:val="none" w:sz="0" w:space="0" w:color="auto"/>
        <w:right w:val="none" w:sz="0" w:space="0" w:color="auto"/>
      </w:divBdr>
    </w:div>
    <w:div w:id="443697501">
      <w:bodyDiv w:val="1"/>
      <w:marLeft w:val="0"/>
      <w:marRight w:val="0"/>
      <w:marTop w:val="0"/>
      <w:marBottom w:val="0"/>
      <w:divBdr>
        <w:top w:val="none" w:sz="0" w:space="0" w:color="auto"/>
        <w:left w:val="none" w:sz="0" w:space="0" w:color="auto"/>
        <w:bottom w:val="none" w:sz="0" w:space="0" w:color="auto"/>
        <w:right w:val="none" w:sz="0" w:space="0" w:color="auto"/>
      </w:divBdr>
    </w:div>
    <w:div w:id="486629504">
      <w:bodyDiv w:val="1"/>
      <w:marLeft w:val="0"/>
      <w:marRight w:val="0"/>
      <w:marTop w:val="0"/>
      <w:marBottom w:val="0"/>
      <w:divBdr>
        <w:top w:val="none" w:sz="0" w:space="0" w:color="auto"/>
        <w:left w:val="none" w:sz="0" w:space="0" w:color="auto"/>
        <w:bottom w:val="none" w:sz="0" w:space="0" w:color="auto"/>
        <w:right w:val="none" w:sz="0" w:space="0" w:color="auto"/>
      </w:divBdr>
    </w:div>
    <w:div w:id="493575161">
      <w:bodyDiv w:val="1"/>
      <w:marLeft w:val="0"/>
      <w:marRight w:val="0"/>
      <w:marTop w:val="0"/>
      <w:marBottom w:val="0"/>
      <w:divBdr>
        <w:top w:val="none" w:sz="0" w:space="0" w:color="auto"/>
        <w:left w:val="none" w:sz="0" w:space="0" w:color="auto"/>
        <w:bottom w:val="none" w:sz="0" w:space="0" w:color="auto"/>
        <w:right w:val="none" w:sz="0" w:space="0" w:color="auto"/>
      </w:divBdr>
    </w:div>
    <w:div w:id="495537907">
      <w:bodyDiv w:val="1"/>
      <w:marLeft w:val="0"/>
      <w:marRight w:val="0"/>
      <w:marTop w:val="0"/>
      <w:marBottom w:val="0"/>
      <w:divBdr>
        <w:top w:val="none" w:sz="0" w:space="0" w:color="auto"/>
        <w:left w:val="none" w:sz="0" w:space="0" w:color="auto"/>
        <w:bottom w:val="none" w:sz="0" w:space="0" w:color="auto"/>
        <w:right w:val="none" w:sz="0" w:space="0" w:color="auto"/>
      </w:divBdr>
    </w:div>
    <w:div w:id="495658114">
      <w:bodyDiv w:val="1"/>
      <w:marLeft w:val="0"/>
      <w:marRight w:val="0"/>
      <w:marTop w:val="0"/>
      <w:marBottom w:val="0"/>
      <w:divBdr>
        <w:top w:val="none" w:sz="0" w:space="0" w:color="auto"/>
        <w:left w:val="none" w:sz="0" w:space="0" w:color="auto"/>
        <w:bottom w:val="none" w:sz="0" w:space="0" w:color="auto"/>
        <w:right w:val="none" w:sz="0" w:space="0" w:color="auto"/>
      </w:divBdr>
    </w:div>
    <w:div w:id="499125726">
      <w:bodyDiv w:val="1"/>
      <w:marLeft w:val="0"/>
      <w:marRight w:val="0"/>
      <w:marTop w:val="0"/>
      <w:marBottom w:val="0"/>
      <w:divBdr>
        <w:top w:val="none" w:sz="0" w:space="0" w:color="auto"/>
        <w:left w:val="none" w:sz="0" w:space="0" w:color="auto"/>
        <w:bottom w:val="none" w:sz="0" w:space="0" w:color="auto"/>
        <w:right w:val="none" w:sz="0" w:space="0" w:color="auto"/>
      </w:divBdr>
    </w:div>
    <w:div w:id="504630644">
      <w:bodyDiv w:val="1"/>
      <w:marLeft w:val="0"/>
      <w:marRight w:val="0"/>
      <w:marTop w:val="0"/>
      <w:marBottom w:val="0"/>
      <w:divBdr>
        <w:top w:val="none" w:sz="0" w:space="0" w:color="auto"/>
        <w:left w:val="none" w:sz="0" w:space="0" w:color="auto"/>
        <w:bottom w:val="none" w:sz="0" w:space="0" w:color="auto"/>
        <w:right w:val="none" w:sz="0" w:space="0" w:color="auto"/>
      </w:divBdr>
    </w:div>
    <w:div w:id="579218858">
      <w:bodyDiv w:val="1"/>
      <w:marLeft w:val="0"/>
      <w:marRight w:val="0"/>
      <w:marTop w:val="0"/>
      <w:marBottom w:val="0"/>
      <w:divBdr>
        <w:top w:val="none" w:sz="0" w:space="0" w:color="auto"/>
        <w:left w:val="none" w:sz="0" w:space="0" w:color="auto"/>
        <w:bottom w:val="none" w:sz="0" w:space="0" w:color="auto"/>
        <w:right w:val="none" w:sz="0" w:space="0" w:color="auto"/>
      </w:divBdr>
    </w:div>
    <w:div w:id="584534438">
      <w:bodyDiv w:val="1"/>
      <w:marLeft w:val="0"/>
      <w:marRight w:val="0"/>
      <w:marTop w:val="0"/>
      <w:marBottom w:val="0"/>
      <w:divBdr>
        <w:top w:val="none" w:sz="0" w:space="0" w:color="auto"/>
        <w:left w:val="none" w:sz="0" w:space="0" w:color="auto"/>
        <w:bottom w:val="none" w:sz="0" w:space="0" w:color="auto"/>
        <w:right w:val="none" w:sz="0" w:space="0" w:color="auto"/>
      </w:divBdr>
      <w:divsChild>
        <w:div w:id="1972592320">
          <w:marLeft w:val="547"/>
          <w:marRight w:val="0"/>
          <w:marTop w:val="0"/>
          <w:marBottom w:val="0"/>
          <w:divBdr>
            <w:top w:val="none" w:sz="0" w:space="0" w:color="auto"/>
            <w:left w:val="none" w:sz="0" w:space="0" w:color="auto"/>
            <w:bottom w:val="none" w:sz="0" w:space="0" w:color="auto"/>
            <w:right w:val="none" w:sz="0" w:space="0" w:color="auto"/>
          </w:divBdr>
        </w:div>
      </w:divsChild>
    </w:div>
    <w:div w:id="595751713">
      <w:bodyDiv w:val="1"/>
      <w:marLeft w:val="0"/>
      <w:marRight w:val="0"/>
      <w:marTop w:val="0"/>
      <w:marBottom w:val="0"/>
      <w:divBdr>
        <w:top w:val="none" w:sz="0" w:space="0" w:color="auto"/>
        <w:left w:val="none" w:sz="0" w:space="0" w:color="auto"/>
        <w:bottom w:val="none" w:sz="0" w:space="0" w:color="auto"/>
        <w:right w:val="none" w:sz="0" w:space="0" w:color="auto"/>
      </w:divBdr>
    </w:div>
    <w:div w:id="643049500">
      <w:bodyDiv w:val="1"/>
      <w:marLeft w:val="0"/>
      <w:marRight w:val="0"/>
      <w:marTop w:val="0"/>
      <w:marBottom w:val="0"/>
      <w:divBdr>
        <w:top w:val="none" w:sz="0" w:space="0" w:color="auto"/>
        <w:left w:val="none" w:sz="0" w:space="0" w:color="auto"/>
        <w:bottom w:val="none" w:sz="0" w:space="0" w:color="auto"/>
        <w:right w:val="none" w:sz="0" w:space="0" w:color="auto"/>
      </w:divBdr>
    </w:div>
    <w:div w:id="651912783">
      <w:bodyDiv w:val="1"/>
      <w:marLeft w:val="0"/>
      <w:marRight w:val="0"/>
      <w:marTop w:val="0"/>
      <w:marBottom w:val="0"/>
      <w:divBdr>
        <w:top w:val="none" w:sz="0" w:space="0" w:color="auto"/>
        <w:left w:val="none" w:sz="0" w:space="0" w:color="auto"/>
        <w:bottom w:val="none" w:sz="0" w:space="0" w:color="auto"/>
        <w:right w:val="none" w:sz="0" w:space="0" w:color="auto"/>
      </w:divBdr>
    </w:div>
    <w:div w:id="706881602">
      <w:bodyDiv w:val="1"/>
      <w:marLeft w:val="0"/>
      <w:marRight w:val="0"/>
      <w:marTop w:val="0"/>
      <w:marBottom w:val="0"/>
      <w:divBdr>
        <w:top w:val="none" w:sz="0" w:space="0" w:color="auto"/>
        <w:left w:val="none" w:sz="0" w:space="0" w:color="auto"/>
        <w:bottom w:val="none" w:sz="0" w:space="0" w:color="auto"/>
        <w:right w:val="none" w:sz="0" w:space="0" w:color="auto"/>
      </w:divBdr>
    </w:div>
    <w:div w:id="786896940">
      <w:bodyDiv w:val="1"/>
      <w:marLeft w:val="0"/>
      <w:marRight w:val="0"/>
      <w:marTop w:val="0"/>
      <w:marBottom w:val="0"/>
      <w:divBdr>
        <w:top w:val="none" w:sz="0" w:space="0" w:color="auto"/>
        <w:left w:val="none" w:sz="0" w:space="0" w:color="auto"/>
        <w:bottom w:val="none" w:sz="0" w:space="0" w:color="auto"/>
        <w:right w:val="none" w:sz="0" w:space="0" w:color="auto"/>
      </w:divBdr>
      <w:divsChild>
        <w:div w:id="34425354">
          <w:marLeft w:val="446"/>
          <w:marRight w:val="0"/>
          <w:marTop w:val="0"/>
          <w:marBottom w:val="0"/>
          <w:divBdr>
            <w:top w:val="none" w:sz="0" w:space="0" w:color="auto"/>
            <w:left w:val="none" w:sz="0" w:space="0" w:color="auto"/>
            <w:bottom w:val="none" w:sz="0" w:space="0" w:color="auto"/>
            <w:right w:val="none" w:sz="0" w:space="0" w:color="auto"/>
          </w:divBdr>
        </w:div>
        <w:div w:id="342973641">
          <w:marLeft w:val="446"/>
          <w:marRight w:val="0"/>
          <w:marTop w:val="0"/>
          <w:marBottom w:val="0"/>
          <w:divBdr>
            <w:top w:val="none" w:sz="0" w:space="0" w:color="auto"/>
            <w:left w:val="none" w:sz="0" w:space="0" w:color="auto"/>
            <w:bottom w:val="none" w:sz="0" w:space="0" w:color="auto"/>
            <w:right w:val="none" w:sz="0" w:space="0" w:color="auto"/>
          </w:divBdr>
        </w:div>
        <w:div w:id="510995312">
          <w:marLeft w:val="446"/>
          <w:marRight w:val="0"/>
          <w:marTop w:val="0"/>
          <w:marBottom w:val="0"/>
          <w:divBdr>
            <w:top w:val="none" w:sz="0" w:space="0" w:color="auto"/>
            <w:left w:val="none" w:sz="0" w:space="0" w:color="auto"/>
            <w:bottom w:val="none" w:sz="0" w:space="0" w:color="auto"/>
            <w:right w:val="none" w:sz="0" w:space="0" w:color="auto"/>
          </w:divBdr>
        </w:div>
        <w:div w:id="667827758">
          <w:marLeft w:val="446"/>
          <w:marRight w:val="0"/>
          <w:marTop w:val="0"/>
          <w:marBottom w:val="0"/>
          <w:divBdr>
            <w:top w:val="none" w:sz="0" w:space="0" w:color="auto"/>
            <w:left w:val="none" w:sz="0" w:space="0" w:color="auto"/>
            <w:bottom w:val="none" w:sz="0" w:space="0" w:color="auto"/>
            <w:right w:val="none" w:sz="0" w:space="0" w:color="auto"/>
          </w:divBdr>
        </w:div>
        <w:div w:id="998970714">
          <w:marLeft w:val="446"/>
          <w:marRight w:val="0"/>
          <w:marTop w:val="0"/>
          <w:marBottom w:val="0"/>
          <w:divBdr>
            <w:top w:val="none" w:sz="0" w:space="0" w:color="auto"/>
            <w:left w:val="none" w:sz="0" w:space="0" w:color="auto"/>
            <w:bottom w:val="none" w:sz="0" w:space="0" w:color="auto"/>
            <w:right w:val="none" w:sz="0" w:space="0" w:color="auto"/>
          </w:divBdr>
        </w:div>
        <w:div w:id="1408459649">
          <w:marLeft w:val="446"/>
          <w:marRight w:val="0"/>
          <w:marTop w:val="0"/>
          <w:marBottom w:val="0"/>
          <w:divBdr>
            <w:top w:val="none" w:sz="0" w:space="0" w:color="auto"/>
            <w:left w:val="none" w:sz="0" w:space="0" w:color="auto"/>
            <w:bottom w:val="none" w:sz="0" w:space="0" w:color="auto"/>
            <w:right w:val="none" w:sz="0" w:space="0" w:color="auto"/>
          </w:divBdr>
        </w:div>
        <w:div w:id="1650400685">
          <w:marLeft w:val="446"/>
          <w:marRight w:val="0"/>
          <w:marTop w:val="0"/>
          <w:marBottom w:val="0"/>
          <w:divBdr>
            <w:top w:val="none" w:sz="0" w:space="0" w:color="auto"/>
            <w:left w:val="none" w:sz="0" w:space="0" w:color="auto"/>
            <w:bottom w:val="none" w:sz="0" w:space="0" w:color="auto"/>
            <w:right w:val="none" w:sz="0" w:space="0" w:color="auto"/>
          </w:divBdr>
        </w:div>
        <w:div w:id="1970628859">
          <w:marLeft w:val="446"/>
          <w:marRight w:val="0"/>
          <w:marTop w:val="0"/>
          <w:marBottom w:val="0"/>
          <w:divBdr>
            <w:top w:val="none" w:sz="0" w:space="0" w:color="auto"/>
            <w:left w:val="none" w:sz="0" w:space="0" w:color="auto"/>
            <w:bottom w:val="none" w:sz="0" w:space="0" w:color="auto"/>
            <w:right w:val="none" w:sz="0" w:space="0" w:color="auto"/>
          </w:divBdr>
        </w:div>
      </w:divsChild>
    </w:div>
    <w:div w:id="822888868">
      <w:bodyDiv w:val="1"/>
      <w:marLeft w:val="0"/>
      <w:marRight w:val="0"/>
      <w:marTop w:val="0"/>
      <w:marBottom w:val="0"/>
      <w:divBdr>
        <w:top w:val="none" w:sz="0" w:space="0" w:color="auto"/>
        <w:left w:val="none" w:sz="0" w:space="0" w:color="auto"/>
        <w:bottom w:val="none" w:sz="0" w:space="0" w:color="auto"/>
        <w:right w:val="none" w:sz="0" w:space="0" w:color="auto"/>
      </w:divBdr>
      <w:divsChild>
        <w:div w:id="620377300">
          <w:marLeft w:val="446"/>
          <w:marRight w:val="0"/>
          <w:marTop w:val="0"/>
          <w:marBottom w:val="0"/>
          <w:divBdr>
            <w:top w:val="none" w:sz="0" w:space="0" w:color="auto"/>
            <w:left w:val="none" w:sz="0" w:space="0" w:color="auto"/>
            <w:bottom w:val="none" w:sz="0" w:space="0" w:color="auto"/>
            <w:right w:val="none" w:sz="0" w:space="0" w:color="auto"/>
          </w:divBdr>
        </w:div>
        <w:div w:id="884828594">
          <w:marLeft w:val="446"/>
          <w:marRight w:val="0"/>
          <w:marTop w:val="0"/>
          <w:marBottom w:val="0"/>
          <w:divBdr>
            <w:top w:val="none" w:sz="0" w:space="0" w:color="auto"/>
            <w:left w:val="none" w:sz="0" w:space="0" w:color="auto"/>
            <w:bottom w:val="none" w:sz="0" w:space="0" w:color="auto"/>
            <w:right w:val="none" w:sz="0" w:space="0" w:color="auto"/>
          </w:divBdr>
        </w:div>
        <w:div w:id="1097170670">
          <w:marLeft w:val="446"/>
          <w:marRight w:val="0"/>
          <w:marTop w:val="0"/>
          <w:marBottom w:val="0"/>
          <w:divBdr>
            <w:top w:val="none" w:sz="0" w:space="0" w:color="auto"/>
            <w:left w:val="none" w:sz="0" w:space="0" w:color="auto"/>
            <w:bottom w:val="none" w:sz="0" w:space="0" w:color="auto"/>
            <w:right w:val="none" w:sz="0" w:space="0" w:color="auto"/>
          </w:divBdr>
        </w:div>
        <w:div w:id="1411392431">
          <w:marLeft w:val="446"/>
          <w:marRight w:val="0"/>
          <w:marTop w:val="0"/>
          <w:marBottom w:val="0"/>
          <w:divBdr>
            <w:top w:val="none" w:sz="0" w:space="0" w:color="auto"/>
            <w:left w:val="none" w:sz="0" w:space="0" w:color="auto"/>
            <w:bottom w:val="none" w:sz="0" w:space="0" w:color="auto"/>
            <w:right w:val="none" w:sz="0" w:space="0" w:color="auto"/>
          </w:divBdr>
        </w:div>
      </w:divsChild>
    </w:div>
    <w:div w:id="838540197">
      <w:bodyDiv w:val="1"/>
      <w:marLeft w:val="0"/>
      <w:marRight w:val="0"/>
      <w:marTop w:val="0"/>
      <w:marBottom w:val="0"/>
      <w:divBdr>
        <w:top w:val="none" w:sz="0" w:space="0" w:color="auto"/>
        <w:left w:val="none" w:sz="0" w:space="0" w:color="auto"/>
        <w:bottom w:val="none" w:sz="0" w:space="0" w:color="auto"/>
        <w:right w:val="none" w:sz="0" w:space="0" w:color="auto"/>
      </w:divBdr>
    </w:div>
    <w:div w:id="843126139">
      <w:bodyDiv w:val="1"/>
      <w:marLeft w:val="0"/>
      <w:marRight w:val="0"/>
      <w:marTop w:val="0"/>
      <w:marBottom w:val="0"/>
      <w:divBdr>
        <w:top w:val="none" w:sz="0" w:space="0" w:color="auto"/>
        <w:left w:val="none" w:sz="0" w:space="0" w:color="auto"/>
        <w:bottom w:val="none" w:sz="0" w:space="0" w:color="auto"/>
        <w:right w:val="none" w:sz="0" w:space="0" w:color="auto"/>
      </w:divBdr>
    </w:div>
    <w:div w:id="881863850">
      <w:bodyDiv w:val="1"/>
      <w:marLeft w:val="0"/>
      <w:marRight w:val="0"/>
      <w:marTop w:val="0"/>
      <w:marBottom w:val="0"/>
      <w:divBdr>
        <w:top w:val="none" w:sz="0" w:space="0" w:color="auto"/>
        <w:left w:val="none" w:sz="0" w:space="0" w:color="auto"/>
        <w:bottom w:val="none" w:sz="0" w:space="0" w:color="auto"/>
        <w:right w:val="none" w:sz="0" w:space="0" w:color="auto"/>
      </w:divBdr>
    </w:div>
    <w:div w:id="902376614">
      <w:bodyDiv w:val="1"/>
      <w:marLeft w:val="0"/>
      <w:marRight w:val="0"/>
      <w:marTop w:val="0"/>
      <w:marBottom w:val="0"/>
      <w:divBdr>
        <w:top w:val="none" w:sz="0" w:space="0" w:color="auto"/>
        <w:left w:val="none" w:sz="0" w:space="0" w:color="auto"/>
        <w:bottom w:val="none" w:sz="0" w:space="0" w:color="auto"/>
        <w:right w:val="none" w:sz="0" w:space="0" w:color="auto"/>
      </w:divBdr>
    </w:div>
    <w:div w:id="910893423">
      <w:bodyDiv w:val="1"/>
      <w:marLeft w:val="0"/>
      <w:marRight w:val="0"/>
      <w:marTop w:val="0"/>
      <w:marBottom w:val="0"/>
      <w:divBdr>
        <w:top w:val="none" w:sz="0" w:space="0" w:color="auto"/>
        <w:left w:val="none" w:sz="0" w:space="0" w:color="auto"/>
        <w:bottom w:val="none" w:sz="0" w:space="0" w:color="auto"/>
        <w:right w:val="none" w:sz="0" w:space="0" w:color="auto"/>
      </w:divBdr>
    </w:div>
    <w:div w:id="935753358">
      <w:bodyDiv w:val="1"/>
      <w:marLeft w:val="0"/>
      <w:marRight w:val="0"/>
      <w:marTop w:val="0"/>
      <w:marBottom w:val="0"/>
      <w:divBdr>
        <w:top w:val="none" w:sz="0" w:space="0" w:color="auto"/>
        <w:left w:val="none" w:sz="0" w:space="0" w:color="auto"/>
        <w:bottom w:val="none" w:sz="0" w:space="0" w:color="auto"/>
        <w:right w:val="none" w:sz="0" w:space="0" w:color="auto"/>
      </w:divBdr>
    </w:div>
    <w:div w:id="975262409">
      <w:bodyDiv w:val="1"/>
      <w:marLeft w:val="0"/>
      <w:marRight w:val="0"/>
      <w:marTop w:val="0"/>
      <w:marBottom w:val="0"/>
      <w:divBdr>
        <w:top w:val="none" w:sz="0" w:space="0" w:color="auto"/>
        <w:left w:val="none" w:sz="0" w:space="0" w:color="auto"/>
        <w:bottom w:val="none" w:sz="0" w:space="0" w:color="auto"/>
        <w:right w:val="none" w:sz="0" w:space="0" w:color="auto"/>
      </w:divBdr>
    </w:div>
    <w:div w:id="1018119425">
      <w:bodyDiv w:val="1"/>
      <w:marLeft w:val="0"/>
      <w:marRight w:val="0"/>
      <w:marTop w:val="0"/>
      <w:marBottom w:val="0"/>
      <w:divBdr>
        <w:top w:val="none" w:sz="0" w:space="0" w:color="auto"/>
        <w:left w:val="none" w:sz="0" w:space="0" w:color="auto"/>
        <w:bottom w:val="none" w:sz="0" w:space="0" w:color="auto"/>
        <w:right w:val="none" w:sz="0" w:space="0" w:color="auto"/>
      </w:divBdr>
    </w:div>
    <w:div w:id="1069227408">
      <w:bodyDiv w:val="1"/>
      <w:marLeft w:val="0"/>
      <w:marRight w:val="0"/>
      <w:marTop w:val="0"/>
      <w:marBottom w:val="0"/>
      <w:divBdr>
        <w:top w:val="none" w:sz="0" w:space="0" w:color="auto"/>
        <w:left w:val="none" w:sz="0" w:space="0" w:color="auto"/>
        <w:bottom w:val="none" w:sz="0" w:space="0" w:color="auto"/>
        <w:right w:val="none" w:sz="0" w:space="0" w:color="auto"/>
      </w:divBdr>
    </w:div>
    <w:div w:id="1071122905">
      <w:bodyDiv w:val="1"/>
      <w:marLeft w:val="0"/>
      <w:marRight w:val="0"/>
      <w:marTop w:val="0"/>
      <w:marBottom w:val="0"/>
      <w:divBdr>
        <w:top w:val="none" w:sz="0" w:space="0" w:color="auto"/>
        <w:left w:val="none" w:sz="0" w:space="0" w:color="auto"/>
        <w:bottom w:val="none" w:sz="0" w:space="0" w:color="auto"/>
        <w:right w:val="none" w:sz="0" w:space="0" w:color="auto"/>
      </w:divBdr>
    </w:div>
    <w:div w:id="1091972903">
      <w:bodyDiv w:val="1"/>
      <w:marLeft w:val="0"/>
      <w:marRight w:val="0"/>
      <w:marTop w:val="0"/>
      <w:marBottom w:val="0"/>
      <w:divBdr>
        <w:top w:val="none" w:sz="0" w:space="0" w:color="auto"/>
        <w:left w:val="none" w:sz="0" w:space="0" w:color="auto"/>
        <w:bottom w:val="none" w:sz="0" w:space="0" w:color="auto"/>
        <w:right w:val="none" w:sz="0" w:space="0" w:color="auto"/>
      </w:divBdr>
    </w:div>
    <w:div w:id="1096942948">
      <w:bodyDiv w:val="1"/>
      <w:marLeft w:val="0"/>
      <w:marRight w:val="0"/>
      <w:marTop w:val="0"/>
      <w:marBottom w:val="0"/>
      <w:divBdr>
        <w:top w:val="none" w:sz="0" w:space="0" w:color="auto"/>
        <w:left w:val="none" w:sz="0" w:space="0" w:color="auto"/>
        <w:bottom w:val="none" w:sz="0" w:space="0" w:color="auto"/>
        <w:right w:val="none" w:sz="0" w:space="0" w:color="auto"/>
      </w:divBdr>
    </w:div>
    <w:div w:id="1099066538">
      <w:bodyDiv w:val="1"/>
      <w:marLeft w:val="0"/>
      <w:marRight w:val="0"/>
      <w:marTop w:val="0"/>
      <w:marBottom w:val="0"/>
      <w:divBdr>
        <w:top w:val="none" w:sz="0" w:space="0" w:color="auto"/>
        <w:left w:val="none" w:sz="0" w:space="0" w:color="auto"/>
        <w:bottom w:val="none" w:sz="0" w:space="0" w:color="auto"/>
        <w:right w:val="none" w:sz="0" w:space="0" w:color="auto"/>
      </w:divBdr>
    </w:div>
    <w:div w:id="1120998279">
      <w:bodyDiv w:val="1"/>
      <w:marLeft w:val="0"/>
      <w:marRight w:val="0"/>
      <w:marTop w:val="0"/>
      <w:marBottom w:val="0"/>
      <w:divBdr>
        <w:top w:val="none" w:sz="0" w:space="0" w:color="auto"/>
        <w:left w:val="none" w:sz="0" w:space="0" w:color="auto"/>
        <w:bottom w:val="none" w:sz="0" w:space="0" w:color="auto"/>
        <w:right w:val="none" w:sz="0" w:space="0" w:color="auto"/>
      </w:divBdr>
    </w:div>
    <w:div w:id="1130780192">
      <w:bodyDiv w:val="1"/>
      <w:marLeft w:val="0"/>
      <w:marRight w:val="0"/>
      <w:marTop w:val="0"/>
      <w:marBottom w:val="0"/>
      <w:divBdr>
        <w:top w:val="none" w:sz="0" w:space="0" w:color="auto"/>
        <w:left w:val="none" w:sz="0" w:space="0" w:color="auto"/>
        <w:bottom w:val="none" w:sz="0" w:space="0" w:color="auto"/>
        <w:right w:val="none" w:sz="0" w:space="0" w:color="auto"/>
      </w:divBdr>
    </w:div>
    <w:div w:id="1205630888">
      <w:bodyDiv w:val="1"/>
      <w:marLeft w:val="0"/>
      <w:marRight w:val="0"/>
      <w:marTop w:val="0"/>
      <w:marBottom w:val="0"/>
      <w:divBdr>
        <w:top w:val="none" w:sz="0" w:space="0" w:color="auto"/>
        <w:left w:val="none" w:sz="0" w:space="0" w:color="auto"/>
        <w:bottom w:val="none" w:sz="0" w:space="0" w:color="auto"/>
        <w:right w:val="none" w:sz="0" w:space="0" w:color="auto"/>
      </w:divBdr>
    </w:div>
    <w:div w:id="1211070238">
      <w:bodyDiv w:val="1"/>
      <w:marLeft w:val="0"/>
      <w:marRight w:val="0"/>
      <w:marTop w:val="0"/>
      <w:marBottom w:val="0"/>
      <w:divBdr>
        <w:top w:val="none" w:sz="0" w:space="0" w:color="auto"/>
        <w:left w:val="none" w:sz="0" w:space="0" w:color="auto"/>
        <w:bottom w:val="none" w:sz="0" w:space="0" w:color="auto"/>
        <w:right w:val="none" w:sz="0" w:space="0" w:color="auto"/>
      </w:divBdr>
    </w:div>
    <w:div w:id="1251088550">
      <w:bodyDiv w:val="1"/>
      <w:marLeft w:val="0"/>
      <w:marRight w:val="0"/>
      <w:marTop w:val="0"/>
      <w:marBottom w:val="0"/>
      <w:divBdr>
        <w:top w:val="none" w:sz="0" w:space="0" w:color="auto"/>
        <w:left w:val="none" w:sz="0" w:space="0" w:color="auto"/>
        <w:bottom w:val="none" w:sz="0" w:space="0" w:color="auto"/>
        <w:right w:val="none" w:sz="0" w:space="0" w:color="auto"/>
      </w:divBdr>
    </w:div>
    <w:div w:id="1293749465">
      <w:bodyDiv w:val="1"/>
      <w:marLeft w:val="0"/>
      <w:marRight w:val="0"/>
      <w:marTop w:val="0"/>
      <w:marBottom w:val="0"/>
      <w:divBdr>
        <w:top w:val="none" w:sz="0" w:space="0" w:color="auto"/>
        <w:left w:val="none" w:sz="0" w:space="0" w:color="auto"/>
        <w:bottom w:val="none" w:sz="0" w:space="0" w:color="auto"/>
        <w:right w:val="none" w:sz="0" w:space="0" w:color="auto"/>
      </w:divBdr>
    </w:div>
    <w:div w:id="1300066390">
      <w:bodyDiv w:val="1"/>
      <w:marLeft w:val="0"/>
      <w:marRight w:val="0"/>
      <w:marTop w:val="0"/>
      <w:marBottom w:val="0"/>
      <w:divBdr>
        <w:top w:val="none" w:sz="0" w:space="0" w:color="auto"/>
        <w:left w:val="none" w:sz="0" w:space="0" w:color="auto"/>
        <w:bottom w:val="none" w:sz="0" w:space="0" w:color="auto"/>
        <w:right w:val="none" w:sz="0" w:space="0" w:color="auto"/>
      </w:divBdr>
      <w:divsChild>
        <w:div w:id="1212114956">
          <w:marLeft w:val="547"/>
          <w:marRight w:val="0"/>
          <w:marTop w:val="0"/>
          <w:marBottom w:val="0"/>
          <w:divBdr>
            <w:top w:val="none" w:sz="0" w:space="0" w:color="auto"/>
            <w:left w:val="none" w:sz="0" w:space="0" w:color="auto"/>
            <w:bottom w:val="none" w:sz="0" w:space="0" w:color="auto"/>
            <w:right w:val="none" w:sz="0" w:space="0" w:color="auto"/>
          </w:divBdr>
        </w:div>
      </w:divsChild>
    </w:div>
    <w:div w:id="1344166764">
      <w:bodyDiv w:val="1"/>
      <w:marLeft w:val="0"/>
      <w:marRight w:val="0"/>
      <w:marTop w:val="0"/>
      <w:marBottom w:val="0"/>
      <w:divBdr>
        <w:top w:val="none" w:sz="0" w:space="0" w:color="auto"/>
        <w:left w:val="none" w:sz="0" w:space="0" w:color="auto"/>
        <w:bottom w:val="none" w:sz="0" w:space="0" w:color="auto"/>
        <w:right w:val="none" w:sz="0" w:space="0" w:color="auto"/>
      </w:divBdr>
    </w:div>
    <w:div w:id="1351374901">
      <w:bodyDiv w:val="1"/>
      <w:marLeft w:val="0"/>
      <w:marRight w:val="0"/>
      <w:marTop w:val="0"/>
      <w:marBottom w:val="0"/>
      <w:divBdr>
        <w:top w:val="none" w:sz="0" w:space="0" w:color="auto"/>
        <w:left w:val="none" w:sz="0" w:space="0" w:color="auto"/>
        <w:bottom w:val="none" w:sz="0" w:space="0" w:color="auto"/>
        <w:right w:val="none" w:sz="0" w:space="0" w:color="auto"/>
      </w:divBdr>
    </w:div>
    <w:div w:id="1393235400">
      <w:bodyDiv w:val="1"/>
      <w:marLeft w:val="0"/>
      <w:marRight w:val="0"/>
      <w:marTop w:val="0"/>
      <w:marBottom w:val="0"/>
      <w:divBdr>
        <w:top w:val="none" w:sz="0" w:space="0" w:color="auto"/>
        <w:left w:val="none" w:sz="0" w:space="0" w:color="auto"/>
        <w:bottom w:val="none" w:sz="0" w:space="0" w:color="auto"/>
        <w:right w:val="none" w:sz="0" w:space="0" w:color="auto"/>
      </w:divBdr>
      <w:divsChild>
        <w:div w:id="1272199671">
          <w:marLeft w:val="547"/>
          <w:marRight w:val="0"/>
          <w:marTop w:val="0"/>
          <w:marBottom w:val="0"/>
          <w:divBdr>
            <w:top w:val="none" w:sz="0" w:space="0" w:color="auto"/>
            <w:left w:val="none" w:sz="0" w:space="0" w:color="auto"/>
            <w:bottom w:val="none" w:sz="0" w:space="0" w:color="auto"/>
            <w:right w:val="none" w:sz="0" w:space="0" w:color="auto"/>
          </w:divBdr>
        </w:div>
      </w:divsChild>
    </w:div>
    <w:div w:id="1417706918">
      <w:bodyDiv w:val="1"/>
      <w:marLeft w:val="0"/>
      <w:marRight w:val="0"/>
      <w:marTop w:val="0"/>
      <w:marBottom w:val="0"/>
      <w:divBdr>
        <w:top w:val="none" w:sz="0" w:space="0" w:color="auto"/>
        <w:left w:val="none" w:sz="0" w:space="0" w:color="auto"/>
        <w:bottom w:val="none" w:sz="0" w:space="0" w:color="auto"/>
        <w:right w:val="none" w:sz="0" w:space="0" w:color="auto"/>
      </w:divBdr>
    </w:div>
    <w:div w:id="1428890006">
      <w:bodyDiv w:val="1"/>
      <w:marLeft w:val="0"/>
      <w:marRight w:val="0"/>
      <w:marTop w:val="0"/>
      <w:marBottom w:val="0"/>
      <w:divBdr>
        <w:top w:val="none" w:sz="0" w:space="0" w:color="auto"/>
        <w:left w:val="none" w:sz="0" w:space="0" w:color="auto"/>
        <w:bottom w:val="none" w:sz="0" w:space="0" w:color="auto"/>
        <w:right w:val="none" w:sz="0" w:space="0" w:color="auto"/>
      </w:divBdr>
    </w:div>
    <w:div w:id="1455900076">
      <w:bodyDiv w:val="1"/>
      <w:marLeft w:val="0"/>
      <w:marRight w:val="0"/>
      <w:marTop w:val="0"/>
      <w:marBottom w:val="0"/>
      <w:divBdr>
        <w:top w:val="none" w:sz="0" w:space="0" w:color="auto"/>
        <w:left w:val="none" w:sz="0" w:space="0" w:color="auto"/>
        <w:bottom w:val="none" w:sz="0" w:space="0" w:color="auto"/>
        <w:right w:val="none" w:sz="0" w:space="0" w:color="auto"/>
      </w:divBdr>
    </w:div>
    <w:div w:id="1485465703">
      <w:bodyDiv w:val="1"/>
      <w:marLeft w:val="0"/>
      <w:marRight w:val="0"/>
      <w:marTop w:val="0"/>
      <w:marBottom w:val="0"/>
      <w:divBdr>
        <w:top w:val="none" w:sz="0" w:space="0" w:color="auto"/>
        <w:left w:val="none" w:sz="0" w:space="0" w:color="auto"/>
        <w:bottom w:val="none" w:sz="0" w:space="0" w:color="auto"/>
        <w:right w:val="none" w:sz="0" w:space="0" w:color="auto"/>
      </w:divBdr>
    </w:div>
    <w:div w:id="1543320516">
      <w:bodyDiv w:val="1"/>
      <w:marLeft w:val="0"/>
      <w:marRight w:val="0"/>
      <w:marTop w:val="0"/>
      <w:marBottom w:val="0"/>
      <w:divBdr>
        <w:top w:val="none" w:sz="0" w:space="0" w:color="auto"/>
        <w:left w:val="none" w:sz="0" w:space="0" w:color="auto"/>
        <w:bottom w:val="none" w:sz="0" w:space="0" w:color="auto"/>
        <w:right w:val="none" w:sz="0" w:space="0" w:color="auto"/>
      </w:divBdr>
    </w:div>
    <w:div w:id="1589538355">
      <w:bodyDiv w:val="1"/>
      <w:marLeft w:val="0"/>
      <w:marRight w:val="0"/>
      <w:marTop w:val="0"/>
      <w:marBottom w:val="0"/>
      <w:divBdr>
        <w:top w:val="none" w:sz="0" w:space="0" w:color="auto"/>
        <w:left w:val="none" w:sz="0" w:space="0" w:color="auto"/>
        <w:bottom w:val="none" w:sz="0" w:space="0" w:color="auto"/>
        <w:right w:val="none" w:sz="0" w:space="0" w:color="auto"/>
      </w:divBdr>
    </w:div>
    <w:div w:id="1604998674">
      <w:bodyDiv w:val="1"/>
      <w:marLeft w:val="0"/>
      <w:marRight w:val="0"/>
      <w:marTop w:val="0"/>
      <w:marBottom w:val="0"/>
      <w:divBdr>
        <w:top w:val="none" w:sz="0" w:space="0" w:color="auto"/>
        <w:left w:val="none" w:sz="0" w:space="0" w:color="auto"/>
        <w:bottom w:val="none" w:sz="0" w:space="0" w:color="auto"/>
        <w:right w:val="none" w:sz="0" w:space="0" w:color="auto"/>
      </w:divBdr>
    </w:div>
    <w:div w:id="1667781264">
      <w:bodyDiv w:val="1"/>
      <w:marLeft w:val="0"/>
      <w:marRight w:val="0"/>
      <w:marTop w:val="0"/>
      <w:marBottom w:val="0"/>
      <w:divBdr>
        <w:top w:val="none" w:sz="0" w:space="0" w:color="auto"/>
        <w:left w:val="none" w:sz="0" w:space="0" w:color="auto"/>
        <w:bottom w:val="none" w:sz="0" w:space="0" w:color="auto"/>
        <w:right w:val="none" w:sz="0" w:space="0" w:color="auto"/>
      </w:divBdr>
    </w:div>
    <w:div w:id="1687320900">
      <w:bodyDiv w:val="1"/>
      <w:marLeft w:val="0"/>
      <w:marRight w:val="0"/>
      <w:marTop w:val="0"/>
      <w:marBottom w:val="0"/>
      <w:divBdr>
        <w:top w:val="none" w:sz="0" w:space="0" w:color="auto"/>
        <w:left w:val="none" w:sz="0" w:space="0" w:color="auto"/>
        <w:bottom w:val="none" w:sz="0" w:space="0" w:color="auto"/>
        <w:right w:val="none" w:sz="0" w:space="0" w:color="auto"/>
      </w:divBdr>
    </w:div>
    <w:div w:id="1808014968">
      <w:bodyDiv w:val="1"/>
      <w:marLeft w:val="0"/>
      <w:marRight w:val="0"/>
      <w:marTop w:val="0"/>
      <w:marBottom w:val="0"/>
      <w:divBdr>
        <w:top w:val="none" w:sz="0" w:space="0" w:color="auto"/>
        <w:left w:val="none" w:sz="0" w:space="0" w:color="auto"/>
        <w:bottom w:val="none" w:sz="0" w:space="0" w:color="auto"/>
        <w:right w:val="none" w:sz="0" w:space="0" w:color="auto"/>
      </w:divBdr>
    </w:div>
    <w:div w:id="1821728338">
      <w:bodyDiv w:val="1"/>
      <w:marLeft w:val="0"/>
      <w:marRight w:val="0"/>
      <w:marTop w:val="0"/>
      <w:marBottom w:val="0"/>
      <w:divBdr>
        <w:top w:val="none" w:sz="0" w:space="0" w:color="auto"/>
        <w:left w:val="none" w:sz="0" w:space="0" w:color="auto"/>
        <w:bottom w:val="none" w:sz="0" w:space="0" w:color="auto"/>
        <w:right w:val="none" w:sz="0" w:space="0" w:color="auto"/>
      </w:divBdr>
    </w:div>
    <w:div w:id="1831628302">
      <w:bodyDiv w:val="1"/>
      <w:marLeft w:val="0"/>
      <w:marRight w:val="0"/>
      <w:marTop w:val="0"/>
      <w:marBottom w:val="0"/>
      <w:divBdr>
        <w:top w:val="none" w:sz="0" w:space="0" w:color="auto"/>
        <w:left w:val="none" w:sz="0" w:space="0" w:color="auto"/>
        <w:bottom w:val="none" w:sz="0" w:space="0" w:color="auto"/>
        <w:right w:val="none" w:sz="0" w:space="0" w:color="auto"/>
      </w:divBdr>
    </w:div>
    <w:div w:id="1848249096">
      <w:bodyDiv w:val="1"/>
      <w:marLeft w:val="0"/>
      <w:marRight w:val="0"/>
      <w:marTop w:val="0"/>
      <w:marBottom w:val="0"/>
      <w:divBdr>
        <w:top w:val="none" w:sz="0" w:space="0" w:color="auto"/>
        <w:left w:val="none" w:sz="0" w:space="0" w:color="auto"/>
        <w:bottom w:val="none" w:sz="0" w:space="0" w:color="auto"/>
        <w:right w:val="none" w:sz="0" w:space="0" w:color="auto"/>
      </w:divBdr>
    </w:div>
    <w:div w:id="1858150992">
      <w:bodyDiv w:val="1"/>
      <w:marLeft w:val="0"/>
      <w:marRight w:val="0"/>
      <w:marTop w:val="0"/>
      <w:marBottom w:val="0"/>
      <w:divBdr>
        <w:top w:val="none" w:sz="0" w:space="0" w:color="auto"/>
        <w:left w:val="none" w:sz="0" w:space="0" w:color="auto"/>
        <w:bottom w:val="none" w:sz="0" w:space="0" w:color="auto"/>
        <w:right w:val="none" w:sz="0" w:space="0" w:color="auto"/>
      </w:divBdr>
    </w:div>
    <w:div w:id="1876652705">
      <w:bodyDiv w:val="1"/>
      <w:marLeft w:val="0"/>
      <w:marRight w:val="0"/>
      <w:marTop w:val="0"/>
      <w:marBottom w:val="0"/>
      <w:divBdr>
        <w:top w:val="none" w:sz="0" w:space="0" w:color="auto"/>
        <w:left w:val="none" w:sz="0" w:space="0" w:color="auto"/>
        <w:bottom w:val="none" w:sz="0" w:space="0" w:color="auto"/>
        <w:right w:val="none" w:sz="0" w:space="0" w:color="auto"/>
      </w:divBdr>
    </w:div>
    <w:div w:id="1927693300">
      <w:bodyDiv w:val="1"/>
      <w:marLeft w:val="0"/>
      <w:marRight w:val="0"/>
      <w:marTop w:val="0"/>
      <w:marBottom w:val="0"/>
      <w:divBdr>
        <w:top w:val="none" w:sz="0" w:space="0" w:color="auto"/>
        <w:left w:val="none" w:sz="0" w:space="0" w:color="auto"/>
        <w:bottom w:val="none" w:sz="0" w:space="0" w:color="auto"/>
        <w:right w:val="none" w:sz="0" w:space="0" w:color="auto"/>
      </w:divBdr>
    </w:div>
    <w:div w:id="1943830037">
      <w:bodyDiv w:val="1"/>
      <w:marLeft w:val="0"/>
      <w:marRight w:val="0"/>
      <w:marTop w:val="0"/>
      <w:marBottom w:val="0"/>
      <w:divBdr>
        <w:top w:val="none" w:sz="0" w:space="0" w:color="auto"/>
        <w:left w:val="none" w:sz="0" w:space="0" w:color="auto"/>
        <w:bottom w:val="none" w:sz="0" w:space="0" w:color="auto"/>
        <w:right w:val="none" w:sz="0" w:space="0" w:color="auto"/>
      </w:divBdr>
    </w:div>
    <w:div w:id="1964799677">
      <w:bodyDiv w:val="1"/>
      <w:marLeft w:val="0"/>
      <w:marRight w:val="0"/>
      <w:marTop w:val="0"/>
      <w:marBottom w:val="0"/>
      <w:divBdr>
        <w:top w:val="none" w:sz="0" w:space="0" w:color="auto"/>
        <w:left w:val="none" w:sz="0" w:space="0" w:color="auto"/>
        <w:bottom w:val="none" w:sz="0" w:space="0" w:color="auto"/>
        <w:right w:val="none" w:sz="0" w:space="0" w:color="auto"/>
      </w:divBdr>
    </w:div>
    <w:div w:id="1970160896">
      <w:bodyDiv w:val="1"/>
      <w:marLeft w:val="0"/>
      <w:marRight w:val="0"/>
      <w:marTop w:val="0"/>
      <w:marBottom w:val="0"/>
      <w:divBdr>
        <w:top w:val="none" w:sz="0" w:space="0" w:color="auto"/>
        <w:left w:val="none" w:sz="0" w:space="0" w:color="auto"/>
        <w:bottom w:val="none" w:sz="0" w:space="0" w:color="auto"/>
        <w:right w:val="none" w:sz="0" w:space="0" w:color="auto"/>
      </w:divBdr>
    </w:div>
    <w:div w:id="1981184054">
      <w:bodyDiv w:val="1"/>
      <w:marLeft w:val="0"/>
      <w:marRight w:val="0"/>
      <w:marTop w:val="0"/>
      <w:marBottom w:val="0"/>
      <w:divBdr>
        <w:top w:val="none" w:sz="0" w:space="0" w:color="auto"/>
        <w:left w:val="none" w:sz="0" w:space="0" w:color="auto"/>
        <w:bottom w:val="none" w:sz="0" w:space="0" w:color="auto"/>
        <w:right w:val="none" w:sz="0" w:space="0" w:color="auto"/>
      </w:divBdr>
    </w:div>
    <w:div w:id="1998993154">
      <w:bodyDiv w:val="1"/>
      <w:marLeft w:val="0"/>
      <w:marRight w:val="0"/>
      <w:marTop w:val="0"/>
      <w:marBottom w:val="0"/>
      <w:divBdr>
        <w:top w:val="none" w:sz="0" w:space="0" w:color="auto"/>
        <w:left w:val="none" w:sz="0" w:space="0" w:color="auto"/>
        <w:bottom w:val="none" w:sz="0" w:space="0" w:color="auto"/>
        <w:right w:val="none" w:sz="0" w:space="0" w:color="auto"/>
      </w:divBdr>
    </w:div>
    <w:div w:id="2004428972">
      <w:bodyDiv w:val="1"/>
      <w:marLeft w:val="0"/>
      <w:marRight w:val="0"/>
      <w:marTop w:val="0"/>
      <w:marBottom w:val="0"/>
      <w:divBdr>
        <w:top w:val="none" w:sz="0" w:space="0" w:color="auto"/>
        <w:left w:val="none" w:sz="0" w:space="0" w:color="auto"/>
        <w:bottom w:val="none" w:sz="0" w:space="0" w:color="auto"/>
        <w:right w:val="none" w:sz="0" w:space="0" w:color="auto"/>
      </w:divBdr>
    </w:div>
    <w:div w:id="2010791826">
      <w:bodyDiv w:val="1"/>
      <w:marLeft w:val="0"/>
      <w:marRight w:val="0"/>
      <w:marTop w:val="0"/>
      <w:marBottom w:val="0"/>
      <w:divBdr>
        <w:top w:val="none" w:sz="0" w:space="0" w:color="auto"/>
        <w:left w:val="none" w:sz="0" w:space="0" w:color="auto"/>
        <w:bottom w:val="none" w:sz="0" w:space="0" w:color="auto"/>
        <w:right w:val="none" w:sz="0" w:space="0" w:color="auto"/>
      </w:divBdr>
    </w:div>
    <w:div w:id="2036273288">
      <w:bodyDiv w:val="1"/>
      <w:marLeft w:val="0"/>
      <w:marRight w:val="0"/>
      <w:marTop w:val="0"/>
      <w:marBottom w:val="0"/>
      <w:divBdr>
        <w:top w:val="none" w:sz="0" w:space="0" w:color="auto"/>
        <w:left w:val="none" w:sz="0" w:space="0" w:color="auto"/>
        <w:bottom w:val="none" w:sz="0" w:space="0" w:color="auto"/>
        <w:right w:val="none" w:sz="0" w:space="0" w:color="auto"/>
      </w:divBdr>
    </w:div>
    <w:div w:id="2070880386">
      <w:bodyDiv w:val="1"/>
      <w:marLeft w:val="0"/>
      <w:marRight w:val="0"/>
      <w:marTop w:val="0"/>
      <w:marBottom w:val="0"/>
      <w:divBdr>
        <w:top w:val="none" w:sz="0" w:space="0" w:color="auto"/>
        <w:left w:val="none" w:sz="0" w:space="0" w:color="auto"/>
        <w:bottom w:val="none" w:sz="0" w:space="0" w:color="auto"/>
        <w:right w:val="none" w:sz="0" w:space="0" w:color="auto"/>
      </w:divBdr>
    </w:div>
    <w:div w:id="2071882813">
      <w:bodyDiv w:val="1"/>
      <w:marLeft w:val="0"/>
      <w:marRight w:val="0"/>
      <w:marTop w:val="0"/>
      <w:marBottom w:val="0"/>
      <w:divBdr>
        <w:top w:val="none" w:sz="0" w:space="0" w:color="auto"/>
        <w:left w:val="none" w:sz="0" w:space="0" w:color="auto"/>
        <w:bottom w:val="none" w:sz="0" w:space="0" w:color="auto"/>
        <w:right w:val="none" w:sz="0" w:space="0" w:color="auto"/>
      </w:divBdr>
    </w:div>
    <w:div w:id="2095004990">
      <w:bodyDiv w:val="1"/>
      <w:marLeft w:val="0"/>
      <w:marRight w:val="0"/>
      <w:marTop w:val="0"/>
      <w:marBottom w:val="0"/>
      <w:divBdr>
        <w:top w:val="none" w:sz="0" w:space="0" w:color="auto"/>
        <w:left w:val="none" w:sz="0" w:space="0" w:color="auto"/>
        <w:bottom w:val="none" w:sz="0" w:space="0" w:color="auto"/>
        <w:right w:val="none" w:sz="0" w:space="0" w:color="auto"/>
      </w:divBdr>
    </w:div>
    <w:div w:id="21301280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foto-gratis/vista-cerca-mano-farmaceutico-tomando-caja-medicina-estante-farmacia_11036160.htm" TargetMode="External"/><Relationship Id="rId3" Type="http://schemas.openxmlformats.org/officeDocument/2006/relationships/image" Target="media/image5.png"/><Relationship Id="rId7" Type="http://schemas.openxmlformats.org/officeDocument/2006/relationships/image" Target="media/image19.png"/><Relationship Id="rId2" Type="http://schemas.openxmlformats.org/officeDocument/2006/relationships/image" Target="media/image4.png"/><Relationship Id="rId1" Type="http://schemas.openxmlformats.org/officeDocument/2006/relationships/image" Target="media/image2.png"/><Relationship Id="rId6" Type="http://schemas.openxmlformats.org/officeDocument/2006/relationships/image" Target="media/image18.png"/><Relationship Id="rId11" Type="http://schemas.openxmlformats.org/officeDocument/2006/relationships/hyperlink" Target="https://www.freepik.es/vector-gratis/reducir-precio-oferta-ganga-costo-reducido-descuento-tarifa-baja-promocion-especial-tijeras-dividir-billetes-crisis-quiebra-barato-mercado-ilustracion-metafora-concepto-aislado-vector_12470246.htm" TargetMode="External"/><Relationship Id="rId5" Type="http://schemas.openxmlformats.org/officeDocument/2006/relationships/image" Target="media/image17.png"/><Relationship Id="rId10" Type="http://schemas.openxmlformats.org/officeDocument/2006/relationships/image" Target="media/image25.png"/><Relationship Id="rId4" Type="http://schemas.openxmlformats.org/officeDocument/2006/relationships/image" Target="media/image16.png"/><Relationship Id="rId9" Type="http://schemas.openxmlformats.org/officeDocument/2006/relationships/image" Target="media/image24.png"/></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diagramLayout" Target="diagrams/layout1.xml"/><Relationship Id="rId26" Type="http://schemas.openxmlformats.org/officeDocument/2006/relationships/image" Target="media/image12.png"/><Relationship Id="rId39" Type="http://schemas.openxmlformats.org/officeDocument/2006/relationships/image" Target="media/image31.jpeg"/><Relationship Id="rId21" Type="http://schemas.microsoft.com/office/2007/relationships/diagramDrawing" Target="diagrams/drawing1.xml"/><Relationship Id="rId34" Type="http://schemas.openxmlformats.org/officeDocument/2006/relationships/image" Target="media/image26.jpeg"/><Relationship Id="rId42" Type="http://schemas.openxmlformats.org/officeDocument/2006/relationships/image" Target="media/image34.png"/><Relationship Id="rId47" Type="http://schemas.microsoft.com/office/2011/relationships/people" Target="people.xml"/><Relationship Id="rId50" Type="http://schemas.openxmlformats.org/officeDocument/2006/relationships/customXml" Target="../customXml/item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5.jpeg"/><Relationship Id="rId11" Type="http://schemas.microsoft.com/office/2011/relationships/commentsExtended" Target="commentsExtended.xml"/><Relationship Id="rId24" Type="http://schemas.openxmlformats.org/officeDocument/2006/relationships/image" Target="media/image10.jpeg"/><Relationship Id="rId32" Type="http://schemas.openxmlformats.org/officeDocument/2006/relationships/image" Target="media/image22.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8.png"/><Relationship Id="rId49" Type="http://schemas.openxmlformats.org/officeDocument/2006/relationships/customXml" Target="../customXml/item3.xml"/><Relationship Id="rId10" Type="http://schemas.openxmlformats.org/officeDocument/2006/relationships/comments" Target="comments.xml"/><Relationship Id="rId19" Type="http://schemas.openxmlformats.org/officeDocument/2006/relationships/diagramQuickStyle" Target="diagrams/quickStyle1.xml"/><Relationship Id="rId31" Type="http://schemas.openxmlformats.org/officeDocument/2006/relationships/image" Target="media/image21.jpe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20.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ustomXml" Target="../customXml/item5.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diagramData" Target="diagrams/data1.xml"/><Relationship Id="rId25" Type="http://schemas.openxmlformats.org/officeDocument/2006/relationships/image" Target="media/image11.png"/><Relationship Id="rId33" Type="http://schemas.openxmlformats.org/officeDocument/2006/relationships/image" Target="media/image23.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diagramColors" Target="diagrams/colors1.xml"/><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6D87FD-123A-4DA3-B0B4-AF0B044DCD47}"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es-CO"/>
        </a:p>
      </dgm:t>
    </dgm:pt>
    <dgm:pt modelId="{E7A53A8A-0548-4E40-A968-F005E8855FAE}">
      <dgm:prSet phldrT="[Texto]" custT="1"/>
      <dgm:spPr/>
      <dgm:t>
        <a:bodyPr/>
        <a:lstStyle/>
        <a:p>
          <a:pPr algn="ctr"/>
          <a:r>
            <a:rPr lang="es-CO" sz="1800"/>
            <a:t>Papelería: lápiz, papel, calculadora. </a:t>
          </a:r>
        </a:p>
      </dgm:t>
    </dgm:pt>
    <dgm:pt modelId="{3EB08291-019C-49FF-94FA-75026CD426C0}" type="parTrans" cxnId="{D65891BF-9239-461B-9C97-A58C028398DE}">
      <dgm:prSet/>
      <dgm:spPr/>
      <dgm:t>
        <a:bodyPr/>
        <a:lstStyle/>
        <a:p>
          <a:pPr algn="ctr"/>
          <a:endParaRPr lang="es-CO"/>
        </a:p>
      </dgm:t>
    </dgm:pt>
    <dgm:pt modelId="{79E3CAAE-DB66-4A89-ADFB-C59CBB8FB885}" type="sibTrans" cxnId="{D65891BF-9239-461B-9C97-A58C028398DE}">
      <dgm:prSet/>
      <dgm:spPr/>
      <dgm:t>
        <a:bodyPr/>
        <a:lstStyle/>
        <a:p>
          <a:pPr algn="ctr"/>
          <a:endParaRPr lang="es-CO"/>
        </a:p>
      </dgm:t>
    </dgm:pt>
    <dgm:pt modelId="{676C40C1-3585-458B-BEF6-BBBE896F769C}">
      <dgm:prSet phldrT="[Texto]" custT="1"/>
      <dgm:spPr/>
      <dgm:t>
        <a:bodyPr/>
        <a:lstStyle/>
        <a:p>
          <a:pPr algn="ctr"/>
          <a:r>
            <a:rPr lang="es-CO" sz="1800"/>
            <a:t>Software de gestión del almacén.</a:t>
          </a:r>
        </a:p>
      </dgm:t>
    </dgm:pt>
    <dgm:pt modelId="{B180A405-7D27-4A48-B77A-3709EC2BC91C}" type="parTrans" cxnId="{E6FB7851-6D1E-490B-AED9-ADE32282722C}">
      <dgm:prSet/>
      <dgm:spPr/>
      <dgm:t>
        <a:bodyPr/>
        <a:lstStyle/>
        <a:p>
          <a:pPr algn="ctr"/>
          <a:endParaRPr lang="es-CO"/>
        </a:p>
      </dgm:t>
    </dgm:pt>
    <dgm:pt modelId="{65B27F6D-EB83-4D77-A12C-5020FD1F2A0E}" type="sibTrans" cxnId="{E6FB7851-6D1E-490B-AED9-ADE32282722C}">
      <dgm:prSet/>
      <dgm:spPr/>
      <dgm:t>
        <a:bodyPr/>
        <a:lstStyle/>
        <a:p>
          <a:pPr algn="ctr"/>
          <a:endParaRPr lang="es-CO"/>
        </a:p>
      </dgm:t>
    </dgm:pt>
    <dgm:pt modelId="{5C3A4CEF-50C0-49B6-8EF8-3E7A56454BF6}">
      <dgm:prSet phldrT="[Texto]" custT="1"/>
      <dgm:spPr/>
      <dgm:t>
        <a:bodyPr/>
        <a:lstStyle/>
        <a:p>
          <a:pPr algn="ctr"/>
          <a:r>
            <a:rPr lang="es-CO" sz="1800"/>
            <a:t>Productos farmacéuticos correctamente almacenados, de fácil acceso, identificados.</a:t>
          </a:r>
        </a:p>
      </dgm:t>
    </dgm:pt>
    <dgm:pt modelId="{7AD56CAC-5F6A-4B2E-B37F-AB7C6BFED73D}" type="parTrans" cxnId="{CF6AB7EC-9EE2-450D-9AE1-B84E6B4D2638}">
      <dgm:prSet/>
      <dgm:spPr/>
      <dgm:t>
        <a:bodyPr/>
        <a:lstStyle/>
        <a:p>
          <a:pPr algn="ctr"/>
          <a:endParaRPr lang="es-CO"/>
        </a:p>
      </dgm:t>
    </dgm:pt>
    <dgm:pt modelId="{228CC625-16B3-4F71-98B1-5049F36775C4}" type="sibTrans" cxnId="{CF6AB7EC-9EE2-450D-9AE1-B84E6B4D2638}">
      <dgm:prSet/>
      <dgm:spPr/>
      <dgm:t>
        <a:bodyPr/>
        <a:lstStyle/>
        <a:p>
          <a:pPr algn="ctr"/>
          <a:endParaRPr lang="es-CO"/>
        </a:p>
      </dgm:t>
    </dgm:pt>
    <dgm:pt modelId="{D9E35A64-D14B-44C1-A894-7D5747851D06}">
      <dgm:prSet custT="1"/>
      <dgm:spPr/>
      <dgm:t>
        <a:bodyPr/>
        <a:lstStyle/>
        <a:p>
          <a:pPr algn="ctr"/>
          <a:r>
            <a:rPr lang="es-CO" sz="1800"/>
            <a:t>Personal capacitado. </a:t>
          </a:r>
        </a:p>
      </dgm:t>
    </dgm:pt>
    <dgm:pt modelId="{CC093827-DAF2-4117-86B5-4D61092F038F}" type="parTrans" cxnId="{566DFE8A-088F-4541-B417-A1652C37A4C9}">
      <dgm:prSet/>
      <dgm:spPr/>
      <dgm:t>
        <a:bodyPr/>
        <a:lstStyle/>
        <a:p>
          <a:pPr algn="ctr"/>
          <a:endParaRPr lang="es-CO"/>
        </a:p>
      </dgm:t>
    </dgm:pt>
    <dgm:pt modelId="{145A5F99-7442-407B-9CFB-184CEFE42EBD}" type="sibTrans" cxnId="{566DFE8A-088F-4541-B417-A1652C37A4C9}">
      <dgm:prSet/>
      <dgm:spPr/>
      <dgm:t>
        <a:bodyPr/>
        <a:lstStyle/>
        <a:p>
          <a:pPr algn="ctr"/>
          <a:endParaRPr lang="es-CO"/>
        </a:p>
      </dgm:t>
    </dgm:pt>
    <dgm:pt modelId="{2717D294-651B-4124-8812-1B32B1BA4B26}" type="pres">
      <dgm:prSet presAssocID="{7C6D87FD-123A-4DA3-B0B4-AF0B044DCD47}" presName="Name0" presStyleCnt="0">
        <dgm:presLayoutVars>
          <dgm:chMax val="7"/>
          <dgm:chPref val="7"/>
          <dgm:dir/>
        </dgm:presLayoutVars>
      </dgm:prSet>
      <dgm:spPr/>
    </dgm:pt>
    <dgm:pt modelId="{3B972700-462A-4B01-9E8A-5AA2B3993555}" type="pres">
      <dgm:prSet presAssocID="{7C6D87FD-123A-4DA3-B0B4-AF0B044DCD47}" presName="Name1" presStyleCnt="0"/>
      <dgm:spPr/>
    </dgm:pt>
    <dgm:pt modelId="{B4ED7049-C50B-4DD1-825A-686D57B6C044}" type="pres">
      <dgm:prSet presAssocID="{7C6D87FD-123A-4DA3-B0B4-AF0B044DCD47}" presName="cycle" presStyleCnt="0"/>
      <dgm:spPr/>
    </dgm:pt>
    <dgm:pt modelId="{88BEE915-0D14-4A88-A8C9-E3A299D93D0B}" type="pres">
      <dgm:prSet presAssocID="{7C6D87FD-123A-4DA3-B0B4-AF0B044DCD47}" presName="srcNode" presStyleLbl="node1" presStyleIdx="0" presStyleCnt="4"/>
      <dgm:spPr/>
    </dgm:pt>
    <dgm:pt modelId="{4DF78AAD-088B-4D7C-BA9E-1B2E0FAA0C7D}" type="pres">
      <dgm:prSet presAssocID="{7C6D87FD-123A-4DA3-B0B4-AF0B044DCD47}" presName="conn" presStyleLbl="parChTrans1D2" presStyleIdx="0" presStyleCnt="1"/>
      <dgm:spPr/>
    </dgm:pt>
    <dgm:pt modelId="{1F1E6B19-45DB-4044-A680-5D869849B7AC}" type="pres">
      <dgm:prSet presAssocID="{7C6D87FD-123A-4DA3-B0B4-AF0B044DCD47}" presName="extraNode" presStyleLbl="node1" presStyleIdx="0" presStyleCnt="4"/>
      <dgm:spPr/>
    </dgm:pt>
    <dgm:pt modelId="{7FFA0219-D88D-4F82-B66D-F4189FF1DA68}" type="pres">
      <dgm:prSet presAssocID="{7C6D87FD-123A-4DA3-B0B4-AF0B044DCD47}" presName="dstNode" presStyleLbl="node1" presStyleIdx="0" presStyleCnt="4"/>
      <dgm:spPr/>
    </dgm:pt>
    <dgm:pt modelId="{79838499-2666-466E-877C-E21425259583}" type="pres">
      <dgm:prSet presAssocID="{D9E35A64-D14B-44C1-A894-7D5747851D06}" presName="text_1" presStyleLbl="node1" presStyleIdx="0" presStyleCnt="4">
        <dgm:presLayoutVars>
          <dgm:bulletEnabled val="1"/>
        </dgm:presLayoutVars>
      </dgm:prSet>
      <dgm:spPr/>
    </dgm:pt>
    <dgm:pt modelId="{7140B401-E139-4F55-9ACB-27BAA12B8CB7}" type="pres">
      <dgm:prSet presAssocID="{D9E35A64-D14B-44C1-A894-7D5747851D06}" presName="accent_1" presStyleCnt="0"/>
      <dgm:spPr/>
    </dgm:pt>
    <dgm:pt modelId="{84CE16D6-280A-4BC0-8E22-6B8582114DF1}" type="pres">
      <dgm:prSet presAssocID="{D9E35A64-D14B-44C1-A894-7D5747851D06}" presName="accentRepeatNode" presStyleLbl="solidFgAcc1" presStyleIdx="0" presStyleCnt="4"/>
      <dgm:spPr/>
    </dgm:pt>
    <dgm:pt modelId="{CEE1D9B1-DDB7-4338-881F-3BC40E82BB79}" type="pres">
      <dgm:prSet presAssocID="{E7A53A8A-0548-4E40-A968-F005E8855FAE}" presName="text_2" presStyleLbl="node1" presStyleIdx="1" presStyleCnt="4">
        <dgm:presLayoutVars>
          <dgm:bulletEnabled val="1"/>
        </dgm:presLayoutVars>
      </dgm:prSet>
      <dgm:spPr/>
    </dgm:pt>
    <dgm:pt modelId="{748AD5EA-EC6E-41C3-8D5A-48CD488490BE}" type="pres">
      <dgm:prSet presAssocID="{E7A53A8A-0548-4E40-A968-F005E8855FAE}" presName="accent_2" presStyleCnt="0"/>
      <dgm:spPr/>
    </dgm:pt>
    <dgm:pt modelId="{284B4499-8EC5-4D67-9A7F-C5E4FCD9B64C}" type="pres">
      <dgm:prSet presAssocID="{E7A53A8A-0548-4E40-A968-F005E8855FAE}" presName="accentRepeatNode" presStyleLbl="solidFgAcc1" presStyleIdx="1" presStyleCnt="4"/>
      <dgm:spPr/>
    </dgm:pt>
    <dgm:pt modelId="{0CA4886B-0F16-4FC2-BE2A-CEF79E86409F}" type="pres">
      <dgm:prSet presAssocID="{676C40C1-3585-458B-BEF6-BBBE896F769C}" presName="text_3" presStyleLbl="node1" presStyleIdx="2" presStyleCnt="4">
        <dgm:presLayoutVars>
          <dgm:bulletEnabled val="1"/>
        </dgm:presLayoutVars>
      </dgm:prSet>
      <dgm:spPr/>
    </dgm:pt>
    <dgm:pt modelId="{76CFA822-9A43-4F9B-B77B-FA76151D8F97}" type="pres">
      <dgm:prSet presAssocID="{676C40C1-3585-458B-BEF6-BBBE896F769C}" presName="accent_3" presStyleCnt="0"/>
      <dgm:spPr/>
    </dgm:pt>
    <dgm:pt modelId="{7EE27DFE-D72C-48D5-8E88-17B9F35BEDB0}" type="pres">
      <dgm:prSet presAssocID="{676C40C1-3585-458B-BEF6-BBBE896F769C}" presName="accentRepeatNode" presStyleLbl="solidFgAcc1" presStyleIdx="2" presStyleCnt="4"/>
      <dgm:spPr/>
    </dgm:pt>
    <dgm:pt modelId="{D9E2EA4E-FA99-49CB-ABD7-F09C9E33384D}" type="pres">
      <dgm:prSet presAssocID="{5C3A4CEF-50C0-49B6-8EF8-3E7A56454BF6}" presName="text_4" presStyleLbl="node1" presStyleIdx="3" presStyleCnt="4" custScaleY="130756">
        <dgm:presLayoutVars>
          <dgm:bulletEnabled val="1"/>
        </dgm:presLayoutVars>
      </dgm:prSet>
      <dgm:spPr/>
    </dgm:pt>
    <dgm:pt modelId="{82E769F6-FB04-48A7-B365-22E1E93EF847}" type="pres">
      <dgm:prSet presAssocID="{5C3A4CEF-50C0-49B6-8EF8-3E7A56454BF6}" presName="accent_4" presStyleCnt="0"/>
      <dgm:spPr/>
    </dgm:pt>
    <dgm:pt modelId="{EDE45243-4A45-45A6-9437-8899B82F8E83}" type="pres">
      <dgm:prSet presAssocID="{5C3A4CEF-50C0-49B6-8EF8-3E7A56454BF6}" presName="accentRepeatNode" presStyleLbl="solidFgAcc1" presStyleIdx="3" presStyleCnt="4"/>
      <dgm:spPr/>
    </dgm:pt>
  </dgm:ptLst>
  <dgm:cxnLst>
    <dgm:cxn modelId="{E6FB7851-6D1E-490B-AED9-ADE32282722C}" srcId="{7C6D87FD-123A-4DA3-B0B4-AF0B044DCD47}" destId="{676C40C1-3585-458B-BEF6-BBBE896F769C}" srcOrd="2" destOrd="0" parTransId="{B180A405-7D27-4A48-B77A-3709EC2BC91C}" sibTransId="{65B27F6D-EB83-4D77-A12C-5020FD1F2A0E}"/>
    <dgm:cxn modelId="{566DFE8A-088F-4541-B417-A1652C37A4C9}" srcId="{7C6D87FD-123A-4DA3-B0B4-AF0B044DCD47}" destId="{D9E35A64-D14B-44C1-A894-7D5747851D06}" srcOrd="0" destOrd="0" parTransId="{CC093827-DAF2-4117-86B5-4D61092F038F}" sibTransId="{145A5F99-7442-407B-9CFB-184CEFE42EBD}"/>
    <dgm:cxn modelId="{1A866EA3-E155-DB48-8791-04BC0A59D7E6}" type="presOf" srcId="{145A5F99-7442-407B-9CFB-184CEFE42EBD}" destId="{4DF78AAD-088B-4D7C-BA9E-1B2E0FAA0C7D}" srcOrd="0" destOrd="0" presId="urn:microsoft.com/office/officeart/2008/layout/VerticalCurvedList"/>
    <dgm:cxn modelId="{D65891BF-9239-461B-9C97-A58C028398DE}" srcId="{7C6D87FD-123A-4DA3-B0B4-AF0B044DCD47}" destId="{E7A53A8A-0548-4E40-A968-F005E8855FAE}" srcOrd="1" destOrd="0" parTransId="{3EB08291-019C-49FF-94FA-75026CD426C0}" sibTransId="{79E3CAAE-DB66-4A89-ADFB-C59CBB8FB885}"/>
    <dgm:cxn modelId="{FE8322C8-1BB5-2443-81B4-01395F2AA073}" type="presOf" srcId="{D9E35A64-D14B-44C1-A894-7D5747851D06}" destId="{79838499-2666-466E-877C-E21425259583}" srcOrd="0" destOrd="0" presId="urn:microsoft.com/office/officeart/2008/layout/VerticalCurvedList"/>
    <dgm:cxn modelId="{2D0F3EC8-DEB6-5844-9642-B4332A6841BB}" type="presOf" srcId="{676C40C1-3585-458B-BEF6-BBBE896F769C}" destId="{0CA4886B-0F16-4FC2-BE2A-CEF79E86409F}" srcOrd="0" destOrd="0" presId="urn:microsoft.com/office/officeart/2008/layout/VerticalCurvedList"/>
    <dgm:cxn modelId="{936394CC-FD84-754F-BBCD-4AEBE7E5FF7E}" type="presOf" srcId="{5C3A4CEF-50C0-49B6-8EF8-3E7A56454BF6}" destId="{D9E2EA4E-FA99-49CB-ABD7-F09C9E33384D}" srcOrd="0" destOrd="0" presId="urn:microsoft.com/office/officeart/2008/layout/VerticalCurvedList"/>
    <dgm:cxn modelId="{C13DA7DE-158B-8243-94B6-1840A769D798}" type="presOf" srcId="{E7A53A8A-0548-4E40-A968-F005E8855FAE}" destId="{CEE1D9B1-DDB7-4338-881F-3BC40E82BB79}" srcOrd="0" destOrd="0" presId="urn:microsoft.com/office/officeart/2008/layout/VerticalCurvedList"/>
    <dgm:cxn modelId="{B2015EE9-6D79-D54D-A98D-315A16E19C02}" type="presOf" srcId="{7C6D87FD-123A-4DA3-B0B4-AF0B044DCD47}" destId="{2717D294-651B-4124-8812-1B32B1BA4B26}" srcOrd="0" destOrd="0" presId="urn:microsoft.com/office/officeart/2008/layout/VerticalCurvedList"/>
    <dgm:cxn modelId="{CF6AB7EC-9EE2-450D-9AE1-B84E6B4D2638}" srcId="{7C6D87FD-123A-4DA3-B0B4-AF0B044DCD47}" destId="{5C3A4CEF-50C0-49B6-8EF8-3E7A56454BF6}" srcOrd="3" destOrd="0" parTransId="{7AD56CAC-5F6A-4B2E-B37F-AB7C6BFED73D}" sibTransId="{228CC625-16B3-4F71-98B1-5049F36775C4}"/>
    <dgm:cxn modelId="{7C859DA2-8FDC-D64E-9141-2D9920C1FC8B}" type="presParOf" srcId="{2717D294-651B-4124-8812-1B32B1BA4B26}" destId="{3B972700-462A-4B01-9E8A-5AA2B3993555}" srcOrd="0" destOrd="0" presId="urn:microsoft.com/office/officeart/2008/layout/VerticalCurvedList"/>
    <dgm:cxn modelId="{764D2BDA-C718-9548-A5FC-A4FEB2E6704B}" type="presParOf" srcId="{3B972700-462A-4B01-9E8A-5AA2B3993555}" destId="{B4ED7049-C50B-4DD1-825A-686D57B6C044}" srcOrd="0" destOrd="0" presId="urn:microsoft.com/office/officeart/2008/layout/VerticalCurvedList"/>
    <dgm:cxn modelId="{BCF1BCDD-6898-804E-A37E-F4782FD40F65}" type="presParOf" srcId="{B4ED7049-C50B-4DD1-825A-686D57B6C044}" destId="{88BEE915-0D14-4A88-A8C9-E3A299D93D0B}" srcOrd="0" destOrd="0" presId="urn:microsoft.com/office/officeart/2008/layout/VerticalCurvedList"/>
    <dgm:cxn modelId="{7C854855-3FE4-E54B-9762-FD764674E22C}" type="presParOf" srcId="{B4ED7049-C50B-4DD1-825A-686D57B6C044}" destId="{4DF78AAD-088B-4D7C-BA9E-1B2E0FAA0C7D}" srcOrd="1" destOrd="0" presId="urn:microsoft.com/office/officeart/2008/layout/VerticalCurvedList"/>
    <dgm:cxn modelId="{C72F1E18-541E-C94B-A069-D98E83FEE717}" type="presParOf" srcId="{B4ED7049-C50B-4DD1-825A-686D57B6C044}" destId="{1F1E6B19-45DB-4044-A680-5D869849B7AC}" srcOrd="2" destOrd="0" presId="urn:microsoft.com/office/officeart/2008/layout/VerticalCurvedList"/>
    <dgm:cxn modelId="{3A374FAD-7BF5-674F-A1BD-56332DB8CD03}" type="presParOf" srcId="{B4ED7049-C50B-4DD1-825A-686D57B6C044}" destId="{7FFA0219-D88D-4F82-B66D-F4189FF1DA68}" srcOrd="3" destOrd="0" presId="urn:microsoft.com/office/officeart/2008/layout/VerticalCurvedList"/>
    <dgm:cxn modelId="{40894D73-BD1C-BB4E-8575-43A205D5D097}" type="presParOf" srcId="{3B972700-462A-4B01-9E8A-5AA2B3993555}" destId="{79838499-2666-466E-877C-E21425259583}" srcOrd="1" destOrd="0" presId="urn:microsoft.com/office/officeart/2008/layout/VerticalCurvedList"/>
    <dgm:cxn modelId="{098B3E5D-B07D-684D-B437-EFC0330E36BD}" type="presParOf" srcId="{3B972700-462A-4B01-9E8A-5AA2B3993555}" destId="{7140B401-E139-4F55-9ACB-27BAA12B8CB7}" srcOrd="2" destOrd="0" presId="urn:microsoft.com/office/officeart/2008/layout/VerticalCurvedList"/>
    <dgm:cxn modelId="{338F2160-36C1-4148-B8F6-7BAE13729681}" type="presParOf" srcId="{7140B401-E139-4F55-9ACB-27BAA12B8CB7}" destId="{84CE16D6-280A-4BC0-8E22-6B8582114DF1}" srcOrd="0" destOrd="0" presId="urn:microsoft.com/office/officeart/2008/layout/VerticalCurvedList"/>
    <dgm:cxn modelId="{E24088F7-E82C-4E4B-A110-0EFE6DC44A6A}" type="presParOf" srcId="{3B972700-462A-4B01-9E8A-5AA2B3993555}" destId="{CEE1D9B1-DDB7-4338-881F-3BC40E82BB79}" srcOrd="3" destOrd="0" presId="urn:microsoft.com/office/officeart/2008/layout/VerticalCurvedList"/>
    <dgm:cxn modelId="{F9616D07-134F-9648-8E23-5E3EF9ADCF9A}" type="presParOf" srcId="{3B972700-462A-4B01-9E8A-5AA2B3993555}" destId="{748AD5EA-EC6E-41C3-8D5A-48CD488490BE}" srcOrd="4" destOrd="0" presId="urn:microsoft.com/office/officeart/2008/layout/VerticalCurvedList"/>
    <dgm:cxn modelId="{908AB806-F52C-0543-ACB6-3902132CFDB2}" type="presParOf" srcId="{748AD5EA-EC6E-41C3-8D5A-48CD488490BE}" destId="{284B4499-8EC5-4D67-9A7F-C5E4FCD9B64C}" srcOrd="0" destOrd="0" presId="urn:microsoft.com/office/officeart/2008/layout/VerticalCurvedList"/>
    <dgm:cxn modelId="{66B34E10-2E7E-704D-86CB-F98FA5B3DAEE}" type="presParOf" srcId="{3B972700-462A-4B01-9E8A-5AA2B3993555}" destId="{0CA4886B-0F16-4FC2-BE2A-CEF79E86409F}" srcOrd="5" destOrd="0" presId="urn:microsoft.com/office/officeart/2008/layout/VerticalCurvedList"/>
    <dgm:cxn modelId="{2B94D37C-232F-1347-93FB-CE6E922F7AE0}" type="presParOf" srcId="{3B972700-462A-4B01-9E8A-5AA2B3993555}" destId="{76CFA822-9A43-4F9B-B77B-FA76151D8F97}" srcOrd="6" destOrd="0" presId="urn:microsoft.com/office/officeart/2008/layout/VerticalCurvedList"/>
    <dgm:cxn modelId="{8E1C8205-7ACB-8B4C-A703-8174DB688374}" type="presParOf" srcId="{76CFA822-9A43-4F9B-B77B-FA76151D8F97}" destId="{7EE27DFE-D72C-48D5-8E88-17B9F35BEDB0}" srcOrd="0" destOrd="0" presId="urn:microsoft.com/office/officeart/2008/layout/VerticalCurvedList"/>
    <dgm:cxn modelId="{D1F6DEEA-ACD0-7A49-800D-2B972F5B3606}" type="presParOf" srcId="{3B972700-462A-4B01-9E8A-5AA2B3993555}" destId="{D9E2EA4E-FA99-49CB-ABD7-F09C9E33384D}" srcOrd="7" destOrd="0" presId="urn:microsoft.com/office/officeart/2008/layout/VerticalCurvedList"/>
    <dgm:cxn modelId="{146A8014-3F97-E541-8927-13A1E1BD6A46}" type="presParOf" srcId="{3B972700-462A-4B01-9E8A-5AA2B3993555}" destId="{82E769F6-FB04-48A7-B365-22E1E93EF847}" srcOrd="8" destOrd="0" presId="urn:microsoft.com/office/officeart/2008/layout/VerticalCurvedList"/>
    <dgm:cxn modelId="{2F1D22BC-1E32-8F4B-A38E-8CCEEC07DFFC}" type="presParOf" srcId="{82E769F6-FB04-48A7-B365-22E1E93EF847}" destId="{EDE45243-4A45-45A6-9437-8899B82F8E83}" srcOrd="0" destOrd="0" presId="urn:microsoft.com/office/officeart/2008/layout/VerticalCurvedLis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F78AAD-088B-4D7C-BA9E-1B2E0FAA0C7D}">
      <dsp:nvSpPr>
        <dsp:cNvPr id="0" name=""/>
        <dsp:cNvSpPr/>
      </dsp:nvSpPr>
      <dsp:spPr>
        <a:xfrm>
          <a:off x="-3024571" y="-465762"/>
          <a:ext cx="3608049" cy="3608049"/>
        </a:xfrm>
        <a:prstGeom prst="blockArc">
          <a:avLst>
            <a:gd name="adj1" fmla="val 18900000"/>
            <a:gd name="adj2" fmla="val 2700000"/>
            <a:gd name="adj3" fmla="val 599"/>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838499-2666-466E-877C-E21425259583}">
      <dsp:nvSpPr>
        <dsp:cNvPr id="0" name=""/>
        <dsp:cNvSpPr/>
      </dsp:nvSpPr>
      <dsp:spPr>
        <a:xfrm>
          <a:off x="306110" y="205771"/>
          <a:ext cx="5147016" cy="411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6832" tIns="45720" rIns="45720" bIns="45720" numCol="1" spcCol="1270" anchor="ctr" anchorCtr="0">
          <a:noAutofit/>
        </a:bodyPr>
        <a:lstStyle/>
        <a:p>
          <a:pPr marL="0" lvl="0" indent="0" algn="ctr" defTabSz="800100">
            <a:lnSpc>
              <a:spcPct val="90000"/>
            </a:lnSpc>
            <a:spcBef>
              <a:spcPct val="0"/>
            </a:spcBef>
            <a:spcAft>
              <a:spcPct val="35000"/>
            </a:spcAft>
            <a:buNone/>
          </a:pPr>
          <a:r>
            <a:rPr lang="es-CO" sz="1800" kern="1200"/>
            <a:t>Personal capacitado. </a:t>
          </a:r>
        </a:p>
      </dsp:txBody>
      <dsp:txXfrm>
        <a:off x="306110" y="205771"/>
        <a:ext cx="5147016" cy="411756"/>
      </dsp:txXfrm>
    </dsp:sp>
    <dsp:sp modelId="{84CE16D6-280A-4BC0-8E22-6B8582114DF1}">
      <dsp:nvSpPr>
        <dsp:cNvPr id="0" name=""/>
        <dsp:cNvSpPr/>
      </dsp:nvSpPr>
      <dsp:spPr>
        <a:xfrm>
          <a:off x="48762" y="154301"/>
          <a:ext cx="514695" cy="514695"/>
        </a:xfrm>
        <a:prstGeom prst="ellipse">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EE1D9B1-DDB7-4338-881F-3BC40E82BB79}">
      <dsp:nvSpPr>
        <dsp:cNvPr id="0" name=""/>
        <dsp:cNvSpPr/>
      </dsp:nvSpPr>
      <dsp:spPr>
        <a:xfrm>
          <a:off x="542180" y="823513"/>
          <a:ext cx="4910947" cy="411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6832" tIns="45720" rIns="45720" bIns="45720" numCol="1" spcCol="1270" anchor="ctr" anchorCtr="0">
          <a:noAutofit/>
        </a:bodyPr>
        <a:lstStyle/>
        <a:p>
          <a:pPr marL="0" lvl="0" indent="0" algn="ctr" defTabSz="800100">
            <a:lnSpc>
              <a:spcPct val="90000"/>
            </a:lnSpc>
            <a:spcBef>
              <a:spcPct val="0"/>
            </a:spcBef>
            <a:spcAft>
              <a:spcPct val="35000"/>
            </a:spcAft>
            <a:buNone/>
          </a:pPr>
          <a:r>
            <a:rPr lang="es-CO" sz="1800" kern="1200"/>
            <a:t>Papelería: lápiz, papel, calculadora. </a:t>
          </a:r>
        </a:p>
      </dsp:txBody>
      <dsp:txXfrm>
        <a:off x="542180" y="823513"/>
        <a:ext cx="4910947" cy="411756"/>
      </dsp:txXfrm>
    </dsp:sp>
    <dsp:sp modelId="{284B4499-8EC5-4D67-9A7F-C5E4FCD9B64C}">
      <dsp:nvSpPr>
        <dsp:cNvPr id="0" name=""/>
        <dsp:cNvSpPr/>
      </dsp:nvSpPr>
      <dsp:spPr>
        <a:xfrm>
          <a:off x="284832" y="772043"/>
          <a:ext cx="514695" cy="514695"/>
        </a:xfrm>
        <a:prstGeom prst="ellipse">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CA4886B-0F16-4FC2-BE2A-CEF79E86409F}">
      <dsp:nvSpPr>
        <dsp:cNvPr id="0" name=""/>
        <dsp:cNvSpPr/>
      </dsp:nvSpPr>
      <dsp:spPr>
        <a:xfrm>
          <a:off x="542180" y="1441255"/>
          <a:ext cx="4910947" cy="411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6832" tIns="45720" rIns="45720" bIns="45720" numCol="1" spcCol="1270" anchor="ctr" anchorCtr="0">
          <a:noAutofit/>
        </a:bodyPr>
        <a:lstStyle/>
        <a:p>
          <a:pPr marL="0" lvl="0" indent="0" algn="ctr" defTabSz="800100">
            <a:lnSpc>
              <a:spcPct val="90000"/>
            </a:lnSpc>
            <a:spcBef>
              <a:spcPct val="0"/>
            </a:spcBef>
            <a:spcAft>
              <a:spcPct val="35000"/>
            </a:spcAft>
            <a:buNone/>
          </a:pPr>
          <a:r>
            <a:rPr lang="es-CO" sz="1800" kern="1200"/>
            <a:t>Software de gestión del almacén.</a:t>
          </a:r>
        </a:p>
      </dsp:txBody>
      <dsp:txXfrm>
        <a:off x="542180" y="1441255"/>
        <a:ext cx="4910947" cy="411756"/>
      </dsp:txXfrm>
    </dsp:sp>
    <dsp:sp modelId="{7EE27DFE-D72C-48D5-8E88-17B9F35BEDB0}">
      <dsp:nvSpPr>
        <dsp:cNvPr id="0" name=""/>
        <dsp:cNvSpPr/>
      </dsp:nvSpPr>
      <dsp:spPr>
        <a:xfrm>
          <a:off x="284832" y="1389785"/>
          <a:ext cx="514695" cy="514695"/>
        </a:xfrm>
        <a:prstGeom prst="ellipse">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9E2EA4E-FA99-49CB-ABD7-F09C9E33384D}">
      <dsp:nvSpPr>
        <dsp:cNvPr id="0" name=""/>
        <dsp:cNvSpPr/>
      </dsp:nvSpPr>
      <dsp:spPr>
        <a:xfrm>
          <a:off x="306110" y="1995677"/>
          <a:ext cx="5147016" cy="5383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6832" tIns="45720" rIns="45720" bIns="45720" numCol="1" spcCol="1270" anchor="ctr" anchorCtr="0">
          <a:noAutofit/>
        </a:bodyPr>
        <a:lstStyle/>
        <a:p>
          <a:pPr marL="0" lvl="0" indent="0" algn="ctr" defTabSz="800100">
            <a:lnSpc>
              <a:spcPct val="90000"/>
            </a:lnSpc>
            <a:spcBef>
              <a:spcPct val="0"/>
            </a:spcBef>
            <a:spcAft>
              <a:spcPct val="35000"/>
            </a:spcAft>
            <a:buNone/>
          </a:pPr>
          <a:r>
            <a:rPr lang="es-CO" sz="1800" kern="1200"/>
            <a:t>Productos farmacéuticos correctamente almacenados, de fácil acceso, identificados.</a:t>
          </a:r>
        </a:p>
      </dsp:txBody>
      <dsp:txXfrm>
        <a:off x="306110" y="1995677"/>
        <a:ext cx="5147016" cy="538396"/>
      </dsp:txXfrm>
    </dsp:sp>
    <dsp:sp modelId="{EDE45243-4A45-45A6-9437-8899B82F8E83}">
      <dsp:nvSpPr>
        <dsp:cNvPr id="0" name=""/>
        <dsp:cNvSpPr/>
      </dsp:nvSpPr>
      <dsp:spPr>
        <a:xfrm>
          <a:off x="48762" y="2007527"/>
          <a:ext cx="514695" cy="514695"/>
        </a:xfrm>
        <a:prstGeom prst="ellipse">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Scat+YfyX8wnBM9yrYWxlcXJIJw==">AMUW2mX11SsC3uFfLJaGgeKHFyVl8BpgJ8E3MxhmjFENSIolJxpDY+sCD30D8EIhLyAlz40dgWrpDM2S1nz5XoYf7ZEbuTgCpZc7hfemTQzAsDbNAexr764=</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Props1.xml><?xml version="1.0" encoding="utf-8"?>
<ds:datastoreItem xmlns:ds="http://schemas.openxmlformats.org/officeDocument/2006/customXml" ds:itemID="{4FBBAA20-4B81-0944-843A-E3D2D575426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3022D79A-2945-41CC-8A52-EEDC7F7D2D74}"/>
</file>

<file path=customXml/itemProps4.xml><?xml version="1.0" encoding="utf-8"?>
<ds:datastoreItem xmlns:ds="http://schemas.openxmlformats.org/officeDocument/2006/customXml" ds:itemID="{18FE5A93-E237-4A52-AC32-9F3DC6F05DCE}"/>
</file>

<file path=customXml/itemProps5.xml><?xml version="1.0" encoding="utf-8"?>
<ds:datastoreItem xmlns:ds="http://schemas.openxmlformats.org/officeDocument/2006/customXml" ds:itemID="{04EFB439-E1CB-438F-8AC6-E4AE74828AD8}"/>
</file>

<file path=docProps/app.xml><?xml version="1.0" encoding="utf-8"?>
<Properties xmlns="http://schemas.openxmlformats.org/officeDocument/2006/extended-properties" xmlns:vt="http://schemas.openxmlformats.org/officeDocument/2006/docPropsVTypes">
  <Template>Normal</Template>
  <TotalTime>490</TotalTime>
  <Pages>22</Pages>
  <Words>5253</Words>
  <Characters>28892</Characters>
  <Application>Microsoft Office Word</Application>
  <DocSecurity>0</DocSecurity>
  <Lines>240</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34077</CharactersWithSpaces>
  <SharedDoc>false</SharedDoc>
  <HLinks>
    <vt:vector size="42" baseType="variant">
      <vt:variant>
        <vt:i4>4718683</vt:i4>
      </vt:variant>
      <vt:variant>
        <vt:i4>12</vt:i4>
      </vt:variant>
      <vt:variant>
        <vt:i4>0</vt:i4>
      </vt:variant>
      <vt:variant>
        <vt:i4>5</vt:i4>
      </vt:variant>
      <vt:variant>
        <vt:lpwstr>https://www.tecnipesa.com/soluciones/trazabilidad-producto/trazabilidad-farmaceutica</vt:lpwstr>
      </vt:variant>
      <vt:variant>
        <vt:lpwstr/>
      </vt:variant>
      <vt:variant>
        <vt:i4>2883631</vt:i4>
      </vt:variant>
      <vt:variant>
        <vt:i4>9</vt:i4>
      </vt:variant>
      <vt:variant>
        <vt:i4>0</vt:i4>
      </vt:variant>
      <vt:variant>
        <vt:i4>5</vt:i4>
      </vt:variant>
      <vt:variant>
        <vt:lpwstr>https://www.invima.gov.co/documents/20143/453029/Resoluci%C3%B3n+1403+de+2007.pdf/6b2e1ce1-bb34-e17f-03ef-34e35c126949</vt:lpwstr>
      </vt:variant>
      <vt:variant>
        <vt:lpwstr/>
      </vt:variant>
      <vt:variant>
        <vt:i4>5373978</vt:i4>
      </vt:variant>
      <vt:variant>
        <vt:i4>6</vt:i4>
      </vt:variant>
      <vt:variant>
        <vt:i4>0</vt:i4>
      </vt:variant>
      <vt:variant>
        <vt:i4>5</vt:i4>
      </vt:variant>
      <vt:variant>
        <vt:lpwstr>https://elibro-net.bdigital.sena.edu.co/es/ereader/senavirtual/59186?page=10</vt:lpwstr>
      </vt:variant>
      <vt:variant>
        <vt:lpwstr/>
      </vt:variant>
      <vt:variant>
        <vt:i4>1310800</vt:i4>
      </vt:variant>
      <vt:variant>
        <vt:i4>3</vt:i4>
      </vt:variant>
      <vt:variant>
        <vt:i4>0</vt:i4>
      </vt:variant>
      <vt:variant>
        <vt:i4>5</vt:i4>
      </vt:variant>
      <vt:variant>
        <vt:lpwstr>https://elibro-net.bdigital.sena.edu.co/es/lc/senavirtual/titulos/126745</vt:lpwstr>
      </vt:variant>
      <vt:variant>
        <vt:lpwstr/>
      </vt:variant>
      <vt:variant>
        <vt:i4>1572924</vt:i4>
      </vt:variant>
      <vt:variant>
        <vt:i4>0</vt:i4>
      </vt:variant>
      <vt:variant>
        <vt:i4>0</vt:i4>
      </vt:variant>
      <vt:variant>
        <vt:i4>5</vt:i4>
      </vt:variant>
      <vt:variant>
        <vt:lpwstr>https://www.funcionpublica.gov.co/eva/gestornormativo/norma_pdf.php?i=77813</vt:lpwstr>
      </vt:variant>
      <vt:variant>
        <vt:lpwstr/>
      </vt:variant>
      <vt:variant>
        <vt:i4>7733268</vt:i4>
      </vt:variant>
      <vt:variant>
        <vt:i4>3</vt:i4>
      </vt:variant>
      <vt:variant>
        <vt:i4>0</vt:i4>
      </vt:variant>
      <vt:variant>
        <vt:i4>5</vt:i4>
      </vt:variant>
      <vt:variant>
        <vt:lpwstr>https://www.freepik.es/vector-gratis/reducir-precio-oferta-ganga-costo-reducido-descuento-tarifa-baja-promocion-especial-tijeras-dividir-billetes-crisis-quiebra-barato-mercado-ilustracion-metafora-concepto-aislado-vector_12470246.htm</vt:lpwstr>
      </vt:variant>
      <vt:variant>
        <vt:lpwstr>page=1&amp;query=precio%20costo&amp;position=5</vt:lpwstr>
      </vt:variant>
      <vt:variant>
        <vt:i4>3342336</vt:i4>
      </vt:variant>
      <vt:variant>
        <vt:i4>0</vt:i4>
      </vt:variant>
      <vt:variant>
        <vt:i4>0</vt:i4>
      </vt:variant>
      <vt:variant>
        <vt:i4>5</vt:i4>
      </vt:variant>
      <vt:variant>
        <vt:lpwstr>https://www.freepik.es/foto-gratis/vista-cerca-mano-farmaceutico-tomando-caja-medicina-estante-farmacia_11036160.htm</vt:lpwstr>
      </vt:variant>
      <vt:variant>
        <vt:lpwstr>page=1&amp;query=farmacia&amp;position=0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cp:lastModifiedBy>JHON JAIRO RODRIGUEZ PEREZ</cp:lastModifiedBy>
  <cp:revision>300</cp:revision>
  <dcterms:created xsi:type="dcterms:W3CDTF">2021-08-28T01:44:00Z</dcterms:created>
  <dcterms:modified xsi:type="dcterms:W3CDTF">2022-06-06T04:54:00Z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4076900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